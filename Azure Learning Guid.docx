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Segoe UI" w:hAnsi="Segoe UI" w:cs="Segoe UI"/>
          <w:sz w:val="22"/>
          <w:szCs w:val="22"/>
        </w:rPr>
        <w:id w:val="-732311522"/>
        <w:docPartObj>
          <w:docPartGallery w:val="Cover Pages"/>
          <w:docPartUnique/>
        </w:docPartObj>
      </w:sdtPr>
      <w:sdtContent>
        <w:p w14:paraId="6EA8BB95" w14:textId="77777777" w:rsidR="00B8402D" w:rsidRPr="00467E93" w:rsidRDefault="00B8402D">
          <w:pPr>
            <w:rPr>
              <w:rFonts w:ascii="Segoe UI" w:hAnsi="Segoe UI" w:cs="Segoe UI"/>
              <w:sz w:val="22"/>
              <w:szCs w:val="22"/>
            </w:rPr>
          </w:pPr>
        </w:p>
        <w:p w14:paraId="2BE02902" w14:textId="0FA85496" w:rsidR="00B8402D" w:rsidRPr="00467E93" w:rsidRDefault="00B8402D">
          <w:pPr>
            <w:rPr>
              <w:rFonts w:ascii="Segoe UI" w:hAnsi="Segoe UI" w:cs="Segoe UI"/>
              <w:sz w:val="22"/>
              <w:szCs w:val="22"/>
            </w:rPr>
          </w:pPr>
        </w:p>
        <w:p w14:paraId="3F99E657" w14:textId="68F840AF" w:rsidR="005E594D" w:rsidRPr="00FE40B4" w:rsidRDefault="00B8402D" w:rsidP="00B8402D">
          <w:pPr>
            <w:jc w:val="center"/>
            <w:rPr>
              <w:rFonts w:ascii="Felix Titling" w:hAnsi="Felix Titling" w:cs="Segoe UI"/>
              <w:color w:val="2683C6" w:themeColor="accent2"/>
              <w:sz w:val="44"/>
              <w:szCs w:val="22"/>
            </w:rPr>
          </w:pPr>
          <w:r w:rsidRPr="00FE40B4">
            <w:rPr>
              <w:rFonts w:ascii="Felix Titling" w:hAnsi="Felix Titling" w:cs="Segoe UI"/>
              <w:color w:val="2683C6" w:themeColor="accent2"/>
              <w:sz w:val="44"/>
              <w:szCs w:val="22"/>
            </w:rPr>
            <w:t>A</w:t>
          </w:r>
          <w:r w:rsidR="005E594D" w:rsidRPr="00FE40B4">
            <w:rPr>
              <w:rFonts w:ascii="Felix Titling" w:hAnsi="Felix Titling" w:cs="Segoe UI"/>
              <w:noProof/>
              <w:color w:val="2683C6" w:themeColor="accent2"/>
              <w:sz w:val="44"/>
              <w:szCs w:val="22"/>
            </w:rPr>
            <mc:AlternateContent>
              <mc:Choice Requires="wpg">
                <w:drawing>
                  <wp:anchor distT="0" distB="0" distL="114300" distR="114300" simplePos="0" relativeHeight="251662336" behindDoc="0" locked="0" layoutInCell="1" allowOverlap="1" wp14:anchorId="0E266C94" wp14:editId="73201C7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1DE3C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" path="m,l7312660,r,1129665l3619500,733425,,1091565,,xe" fillcolor="#1cade4 [3204]" stroked="f" strokeweight="1.25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" stroked="f" strokeweight="1.25pt">
                      <v:fill r:id="rId9" o:title="" recolor="t" rotate="t" type="frame"/>
                    </v:rect>
                    <w10:wrap anchorx="page" anchory="page"/>
                  </v:group>
                </w:pict>
              </mc:Fallback>
            </mc:AlternateContent>
          </w:r>
          <w:r w:rsidR="005E594D" w:rsidRPr="00FE40B4">
            <w:rPr>
              <w:rFonts w:ascii="Felix Titling" w:hAnsi="Felix Titling" w:cs="Segoe UI"/>
              <w:noProof/>
              <w:color w:val="2683C6" w:themeColor="accent2"/>
              <w:sz w:val="44"/>
              <w:szCs w:val="22"/>
            </w:rPr>
            <mc:AlternateContent>
              <mc:Choice Requires="wps">
                <w:drawing>
                  <wp:anchor distT="0" distB="0" distL="114300" distR="114300" simplePos="0" relativeHeight="251660288" behindDoc="0" locked="0" layoutInCell="1" allowOverlap="1" wp14:anchorId="31F1E67D" wp14:editId="282425A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2A59F71" w14:textId="7C5404BE" w:rsidR="003C6CE1" w:rsidRDefault="003C6CE1">
                                    <w:pPr>
                                      <w:pStyle w:val="NoSpacing"/>
                                      <w:jc w:val="right"/>
                                      <w:rPr>
                                        <w:color w:val="595959" w:themeColor="text1" w:themeTint="A6"/>
                                        <w:sz w:val="28"/>
                                        <w:szCs w:val="28"/>
                                      </w:rPr>
                                    </w:pPr>
                                    <w:r>
                                      <w:rPr>
                                        <w:color w:val="595959" w:themeColor="text1" w:themeTint="A6"/>
                                        <w:sz w:val="28"/>
                                        <w:szCs w:val="28"/>
                                      </w:rPr>
                                      <w:t>Ashok</w:t>
                                    </w:r>
                                  </w:p>
                                </w:sdtContent>
                              </w:sdt>
                              <w:p w14:paraId="56E29554" w14:textId="77777777" w:rsidR="003C6CE1" w:rsidRDefault="003C6CE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1F1E67D"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2A59F71" w14:textId="7C5404BE" w:rsidR="003C6CE1" w:rsidRDefault="003C6CE1">
                              <w:pPr>
                                <w:pStyle w:val="NoSpacing"/>
                                <w:jc w:val="right"/>
                                <w:rPr>
                                  <w:color w:val="595959" w:themeColor="text1" w:themeTint="A6"/>
                                  <w:sz w:val="28"/>
                                  <w:szCs w:val="28"/>
                                </w:rPr>
                              </w:pPr>
                              <w:r>
                                <w:rPr>
                                  <w:color w:val="595959" w:themeColor="text1" w:themeTint="A6"/>
                                  <w:sz w:val="28"/>
                                  <w:szCs w:val="28"/>
                                </w:rPr>
                                <w:t>Ashok</w:t>
                              </w:r>
                            </w:p>
                          </w:sdtContent>
                        </w:sdt>
                        <w:p w14:paraId="56E29554" w14:textId="77777777" w:rsidR="003C6CE1" w:rsidRDefault="003C6CE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sidRPr="00FE40B4">
            <w:rPr>
              <w:rFonts w:ascii="Felix Titling" w:hAnsi="Felix Titling" w:cs="Segoe UI"/>
              <w:color w:val="2683C6" w:themeColor="accent2"/>
              <w:sz w:val="44"/>
              <w:szCs w:val="22"/>
            </w:rPr>
            <w:t>ZURE A LEARNING GUIDE</w:t>
          </w:r>
        </w:p>
        <w:p w14:paraId="0957E999" w14:textId="1671749C" w:rsidR="004A56D2" w:rsidRDefault="00D01DE4" w:rsidP="004A56D2">
          <w:pPr>
            <w:spacing w:after="0" w:line="240" w:lineRule="auto"/>
            <w:jc w:val="both"/>
            <w:rPr>
              <w:rFonts w:ascii="Segoe UI" w:hAnsi="Segoe UI" w:cs="Segoe UI"/>
              <w:color w:val="0070C0"/>
              <w:sz w:val="22"/>
              <w:szCs w:val="22"/>
            </w:rPr>
          </w:pPr>
          <w:r w:rsidRPr="00467E93">
            <w:rPr>
              <w:rFonts w:ascii="Segoe UI" w:hAnsi="Segoe UI" w:cs="Segoe UI"/>
              <w:color w:val="0070C0"/>
              <w:sz w:val="22"/>
              <w:szCs w:val="22"/>
            </w:rPr>
            <w:t xml:space="preserve">Prepared:  </w:t>
          </w:r>
          <w:r w:rsidR="00B8402D" w:rsidRPr="00467E93">
            <w:rPr>
              <w:rFonts w:ascii="Segoe UI" w:hAnsi="Segoe UI" w:cs="Segoe UI"/>
              <w:color w:val="0070C0"/>
              <w:sz w:val="22"/>
              <w:szCs w:val="22"/>
            </w:rPr>
            <w:t>A</w:t>
          </w:r>
          <w:r w:rsidR="00183FFB" w:rsidRPr="00467E93">
            <w:rPr>
              <w:rFonts w:ascii="Segoe UI" w:hAnsi="Segoe UI" w:cs="Segoe UI"/>
              <w:color w:val="0070C0"/>
              <w:sz w:val="22"/>
              <w:szCs w:val="22"/>
            </w:rPr>
            <w:t>shoka</w:t>
          </w:r>
          <w:r w:rsidRPr="00467E93">
            <w:rPr>
              <w:rFonts w:ascii="Segoe UI" w:hAnsi="Segoe UI" w:cs="Segoe UI"/>
              <w:color w:val="0070C0"/>
              <w:sz w:val="22"/>
              <w:szCs w:val="22"/>
            </w:rPr>
            <w:t xml:space="preserve"> </w:t>
          </w:r>
          <w:r w:rsidR="00183FFB" w:rsidRPr="00467E93">
            <w:rPr>
              <w:rFonts w:ascii="Segoe UI" w:hAnsi="Segoe UI" w:cs="Segoe UI"/>
              <w:color w:val="0070C0"/>
              <w:sz w:val="22"/>
              <w:szCs w:val="22"/>
            </w:rPr>
            <w:t>Chakravarti Mar</w:t>
          </w:r>
          <w:r w:rsidR="004A56D2">
            <w:rPr>
              <w:rFonts w:ascii="Segoe UI" w:hAnsi="Segoe UI" w:cs="Segoe UI"/>
              <w:color w:val="0070C0"/>
              <w:sz w:val="22"/>
              <w:szCs w:val="22"/>
            </w:rPr>
            <w:t>pu</w:t>
          </w:r>
        </w:p>
        <w:p w14:paraId="37B8A783" w14:textId="31B5EB8B" w:rsidR="004A56D2" w:rsidRDefault="00B0652E" w:rsidP="004A56D2">
          <w:pPr>
            <w:spacing w:after="0"/>
            <w:jc w:val="both"/>
            <w:rPr>
              <w:rFonts w:ascii="Segoe UI" w:hAnsi="Segoe UI" w:cs="Segoe UI"/>
              <w:color w:val="0070C0"/>
              <w:sz w:val="22"/>
              <w:szCs w:val="22"/>
            </w:rPr>
          </w:pPr>
          <w:r w:rsidRPr="00467E93">
            <w:rPr>
              <w:rFonts w:ascii="Segoe UI" w:hAnsi="Segoe UI" w:cs="Segoe UI"/>
              <w:color w:val="0070C0"/>
              <w:sz w:val="22"/>
              <w:szCs w:val="22"/>
            </w:rPr>
            <w:t xml:space="preserve">Senior </w:t>
          </w:r>
          <w:r w:rsidR="009C705F">
            <w:rPr>
              <w:rFonts w:ascii="Segoe UI" w:hAnsi="Segoe UI" w:cs="Segoe UI"/>
              <w:color w:val="0070C0"/>
              <w:sz w:val="22"/>
              <w:szCs w:val="22"/>
            </w:rPr>
            <w:t>Cloud Engineer</w:t>
          </w:r>
        </w:p>
        <w:p w14:paraId="2B19F6B5" w14:textId="77777777" w:rsidR="001B274F" w:rsidRDefault="001B274F" w:rsidP="004A56D2">
          <w:pPr>
            <w:spacing w:after="0"/>
            <w:jc w:val="both"/>
            <w:rPr>
              <w:rFonts w:ascii="Segoe UI" w:hAnsi="Segoe UI" w:cs="Segoe UI"/>
              <w:color w:val="0070C0"/>
              <w:sz w:val="22"/>
              <w:szCs w:val="22"/>
            </w:rPr>
          </w:pPr>
        </w:p>
        <w:sdt>
          <w:sdtPr>
            <w:rPr>
              <w:rFonts w:ascii="Segoe UI" w:eastAsiaTheme="minorEastAsia" w:hAnsi="Segoe UI" w:cs="Segoe UI"/>
              <w:color w:val="auto"/>
              <w:sz w:val="22"/>
              <w:szCs w:val="22"/>
            </w:rPr>
            <w:id w:val="-616140334"/>
            <w:docPartObj>
              <w:docPartGallery w:val="Table of Contents"/>
              <w:docPartUnique/>
            </w:docPartObj>
          </w:sdtPr>
          <w:sdtEndPr>
            <w:rPr>
              <w:b/>
              <w:bCs/>
              <w:noProof/>
            </w:rPr>
          </w:sdtEndPr>
          <w:sdtContent>
            <w:p w14:paraId="38EC540B" w14:textId="0473E84E" w:rsidR="00B8402D" w:rsidRPr="00467E93" w:rsidRDefault="00B8402D">
              <w:pPr>
                <w:pStyle w:val="TOCHeading"/>
                <w:rPr>
                  <w:rFonts w:ascii="Segoe UI" w:hAnsi="Segoe UI" w:cs="Segoe UI"/>
                  <w:sz w:val="22"/>
                  <w:szCs w:val="22"/>
                </w:rPr>
              </w:pPr>
              <w:r w:rsidRPr="00467E93">
                <w:rPr>
                  <w:rFonts w:ascii="Segoe UI" w:hAnsi="Segoe UI" w:cs="Segoe UI"/>
                  <w:sz w:val="22"/>
                  <w:szCs w:val="22"/>
                </w:rPr>
                <w:t>Table of Contents</w:t>
              </w:r>
            </w:p>
            <w:p w14:paraId="0F57F76B" w14:textId="40CF6187" w:rsidR="00DA05C7" w:rsidRPr="00467E93" w:rsidRDefault="00B8402D">
              <w:pPr>
                <w:pStyle w:val="TOC1"/>
                <w:tabs>
                  <w:tab w:val="right" w:leader="dot" w:pos="9350"/>
                </w:tabs>
                <w:rPr>
                  <w:rFonts w:ascii="Segoe UI" w:hAnsi="Segoe UI" w:cs="Segoe UI"/>
                  <w:noProof/>
                  <w:sz w:val="22"/>
                  <w:szCs w:val="22"/>
                  <w:lang w:val="en-IN" w:eastAsia="en-IN"/>
                </w:rPr>
              </w:pPr>
              <w:r w:rsidRPr="00467E93">
                <w:rPr>
                  <w:rFonts w:ascii="Segoe UI" w:hAnsi="Segoe UI" w:cs="Segoe UI"/>
                  <w:b/>
                  <w:bCs/>
                  <w:noProof/>
                  <w:sz w:val="22"/>
                  <w:szCs w:val="22"/>
                </w:rPr>
                <w:fldChar w:fldCharType="begin"/>
              </w:r>
              <w:r w:rsidRPr="00467E93">
                <w:rPr>
                  <w:rFonts w:ascii="Segoe UI" w:hAnsi="Segoe UI" w:cs="Segoe UI"/>
                  <w:b/>
                  <w:bCs/>
                  <w:noProof/>
                  <w:sz w:val="22"/>
                  <w:szCs w:val="22"/>
                </w:rPr>
                <w:instrText xml:space="preserve"> TOC \o "1-3" \h \z \u </w:instrText>
              </w:r>
              <w:r w:rsidRPr="00467E93">
                <w:rPr>
                  <w:rFonts w:ascii="Segoe UI" w:hAnsi="Segoe UI" w:cs="Segoe UI"/>
                  <w:b/>
                  <w:bCs/>
                  <w:noProof/>
                  <w:sz w:val="22"/>
                  <w:szCs w:val="22"/>
                </w:rPr>
                <w:fldChar w:fldCharType="separate"/>
              </w:r>
              <w:hyperlink w:anchor="_Toc8945420" w:history="1">
                <w:r w:rsidR="00DA05C7" w:rsidRPr="00467E93">
                  <w:rPr>
                    <w:rStyle w:val="Hyperlink"/>
                    <w:rFonts w:ascii="Segoe UI" w:hAnsi="Segoe UI" w:cs="Segoe UI"/>
                    <w:noProof/>
                    <w:sz w:val="22"/>
                    <w:szCs w:val="22"/>
                  </w:rPr>
                  <w:t>What is Azure?</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_Toc8945420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2</w:t>
                </w:r>
                <w:r w:rsidR="00DA05C7" w:rsidRPr="00467E93">
                  <w:rPr>
                    <w:rFonts w:ascii="Segoe UI" w:hAnsi="Segoe UI" w:cs="Segoe UI"/>
                    <w:noProof/>
                    <w:webHidden/>
                    <w:sz w:val="22"/>
                    <w:szCs w:val="22"/>
                  </w:rPr>
                  <w:fldChar w:fldCharType="end"/>
                </w:r>
              </w:hyperlink>
            </w:p>
            <w:p w14:paraId="3CBB7DA4" w14:textId="10172ACD" w:rsidR="00DA05C7" w:rsidRPr="00467E93" w:rsidRDefault="003C6CE1">
              <w:pPr>
                <w:pStyle w:val="TOC3"/>
                <w:tabs>
                  <w:tab w:val="right" w:leader="dot" w:pos="9350"/>
                </w:tabs>
                <w:rPr>
                  <w:rFonts w:ascii="Segoe UI" w:hAnsi="Segoe UI" w:cs="Segoe UI"/>
                  <w:noProof/>
                  <w:sz w:val="22"/>
                  <w:szCs w:val="22"/>
                  <w:lang w:val="en-IN" w:eastAsia="en-IN"/>
                </w:rPr>
              </w:pPr>
              <w:hyperlink w:anchor="_Toc8945421" w:history="1">
                <w:r w:rsidR="00DA05C7" w:rsidRPr="00467E93">
                  <w:rPr>
                    <w:rStyle w:val="Hyperlink"/>
                    <w:rFonts w:ascii="Segoe UI" w:hAnsi="Segoe UI" w:cs="Segoe UI"/>
                    <w:noProof/>
                    <w:sz w:val="22"/>
                    <w:szCs w:val="22"/>
                  </w:rPr>
                  <w:t>Azure is Responsible for</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_Toc8945421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2</w:t>
                </w:r>
                <w:r w:rsidR="00DA05C7" w:rsidRPr="00467E93">
                  <w:rPr>
                    <w:rFonts w:ascii="Segoe UI" w:hAnsi="Segoe UI" w:cs="Segoe UI"/>
                    <w:noProof/>
                    <w:webHidden/>
                    <w:sz w:val="22"/>
                    <w:szCs w:val="22"/>
                  </w:rPr>
                  <w:fldChar w:fldCharType="end"/>
                </w:r>
              </w:hyperlink>
            </w:p>
            <w:p w14:paraId="7FCFD823" w14:textId="467D5CA7" w:rsidR="00DA05C7" w:rsidRPr="00467E93" w:rsidRDefault="003C6CE1">
              <w:pPr>
                <w:pStyle w:val="TOC3"/>
                <w:tabs>
                  <w:tab w:val="right" w:leader="dot" w:pos="9350"/>
                </w:tabs>
                <w:rPr>
                  <w:rFonts w:ascii="Segoe UI" w:hAnsi="Segoe UI" w:cs="Segoe UI"/>
                  <w:noProof/>
                  <w:sz w:val="22"/>
                  <w:szCs w:val="22"/>
                  <w:lang w:val="en-IN" w:eastAsia="en-IN"/>
                </w:rPr>
              </w:pPr>
              <w:hyperlink w:anchor="_Toc8945422" w:history="1">
                <w:r w:rsidR="00DA05C7" w:rsidRPr="00467E93">
                  <w:rPr>
                    <w:rStyle w:val="Hyperlink"/>
                    <w:rFonts w:ascii="Segoe UI" w:hAnsi="Segoe UI" w:cs="Segoe UI"/>
                    <w:noProof/>
                    <w:sz w:val="22"/>
                    <w:szCs w:val="22"/>
                    <w:shd w:val="clear" w:color="auto" w:fill="FFFFFF"/>
                  </w:rPr>
                  <w:t>What is Azure Subscription?</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_Toc8945422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3</w:t>
                </w:r>
                <w:r w:rsidR="00DA05C7" w:rsidRPr="00467E93">
                  <w:rPr>
                    <w:rFonts w:ascii="Segoe UI" w:hAnsi="Segoe UI" w:cs="Segoe UI"/>
                    <w:noProof/>
                    <w:webHidden/>
                    <w:sz w:val="22"/>
                    <w:szCs w:val="22"/>
                  </w:rPr>
                  <w:fldChar w:fldCharType="end"/>
                </w:r>
              </w:hyperlink>
            </w:p>
            <w:p w14:paraId="63A3B591" w14:textId="04E9A9E3" w:rsidR="00DA05C7" w:rsidRPr="00467E93" w:rsidRDefault="003C6CE1">
              <w:pPr>
                <w:pStyle w:val="TOC3"/>
                <w:tabs>
                  <w:tab w:val="right" w:leader="dot" w:pos="9350"/>
                </w:tabs>
                <w:rPr>
                  <w:rFonts w:ascii="Segoe UI" w:hAnsi="Segoe UI" w:cs="Segoe UI"/>
                  <w:noProof/>
                  <w:sz w:val="22"/>
                  <w:szCs w:val="22"/>
                  <w:lang w:val="en-IN" w:eastAsia="en-IN"/>
                </w:rPr>
              </w:pPr>
              <w:hyperlink w:anchor="_Toc8945423" w:history="1">
                <w:r w:rsidR="00DA05C7" w:rsidRPr="00467E93">
                  <w:rPr>
                    <w:rStyle w:val="Hyperlink"/>
                    <w:rFonts w:ascii="Segoe UI" w:hAnsi="Segoe UI" w:cs="Segoe UI"/>
                    <w:noProof/>
                    <w:sz w:val="22"/>
                    <w:szCs w:val="22"/>
                    <w:shd w:val="clear" w:color="auto" w:fill="FFFFFF"/>
                  </w:rPr>
                  <w:t>What is an Azure account?</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_Toc8945423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3</w:t>
                </w:r>
                <w:r w:rsidR="00DA05C7" w:rsidRPr="00467E93">
                  <w:rPr>
                    <w:rFonts w:ascii="Segoe UI" w:hAnsi="Segoe UI" w:cs="Segoe UI"/>
                    <w:noProof/>
                    <w:webHidden/>
                    <w:sz w:val="22"/>
                    <w:szCs w:val="22"/>
                  </w:rPr>
                  <w:fldChar w:fldCharType="end"/>
                </w:r>
              </w:hyperlink>
            </w:p>
            <w:p w14:paraId="1A796973" w14:textId="006ED941" w:rsidR="00DA05C7" w:rsidRPr="00467E93" w:rsidRDefault="003C6CE1">
              <w:pPr>
                <w:pStyle w:val="TOC3"/>
                <w:tabs>
                  <w:tab w:val="right" w:leader="dot" w:pos="9350"/>
                </w:tabs>
                <w:rPr>
                  <w:rFonts w:ascii="Segoe UI" w:hAnsi="Segoe UI" w:cs="Segoe UI"/>
                  <w:noProof/>
                  <w:sz w:val="22"/>
                  <w:szCs w:val="22"/>
                  <w:lang w:val="en-IN" w:eastAsia="en-IN"/>
                </w:rPr>
              </w:pPr>
              <w:hyperlink w:anchor="_Toc8945424" w:history="1">
                <w:r w:rsidR="00DA05C7" w:rsidRPr="00467E93">
                  <w:rPr>
                    <w:rStyle w:val="Hyperlink"/>
                    <w:rFonts w:ascii="Segoe UI" w:hAnsi="Segoe UI" w:cs="Segoe UI"/>
                    <w:noProof/>
                    <w:sz w:val="22"/>
                    <w:szCs w:val="22"/>
                    <w:shd w:val="clear" w:color="auto" w:fill="FFFFFF"/>
                  </w:rPr>
                  <w:t>Azure Resource Group</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_Toc8945424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5</w:t>
                </w:r>
                <w:r w:rsidR="00DA05C7" w:rsidRPr="00467E93">
                  <w:rPr>
                    <w:rFonts w:ascii="Segoe UI" w:hAnsi="Segoe UI" w:cs="Segoe UI"/>
                    <w:noProof/>
                    <w:webHidden/>
                    <w:sz w:val="22"/>
                    <w:szCs w:val="22"/>
                  </w:rPr>
                  <w:fldChar w:fldCharType="end"/>
                </w:r>
              </w:hyperlink>
            </w:p>
            <w:p w14:paraId="3ECF183A" w14:textId="2212C4F8" w:rsidR="00DA05C7" w:rsidRPr="00467E93" w:rsidRDefault="003C6CE1">
              <w:pPr>
                <w:pStyle w:val="TOC3"/>
                <w:tabs>
                  <w:tab w:val="right" w:leader="dot" w:pos="9350"/>
                </w:tabs>
                <w:rPr>
                  <w:rFonts w:ascii="Segoe UI" w:hAnsi="Segoe UI" w:cs="Segoe UI"/>
                  <w:noProof/>
                  <w:sz w:val="22"/>
                  <w:szCs w:val="22"/>
                  <w:lang w:val="en-IN" w:eastAsia="en-IN"/>
                </w:rPr>
              </w:pPr>
              <w:hyperlink w:anchor="_Toc8945425" w:history="1">
                <w:r w:rsidR="00DA05C7" w:rsidRPr="00467E93">
                  <w:rPr>
                    <w:rStyle w:val="Hyperlink"/>
                    <w:rFonts w:ascii="Segoe UI" w:hAnsi="Segoe UI" w:cs="Segoe UI"/>
                    <w:noProof/>
                    <w:sz w:val="22"/>
                    <w:szCs w:val="22"/>
                    <w:shd w:val="clear" w:color="auto" w:fill="FFFFFF"/>
                  </w:rPr>
                  <w:t>Role Base Access Control</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_Toc8945425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6</w:t>
                </w:r>
                <w:r w:rsidR="00DA05C7" w:rsidRPr="00467E93">
                  <w:rPr>
                    <w:rFonts w:ascii="Segoe UI" w:hAnsi="Segoe UI" w:cs="Segoe UI"/>
                    <w:noProof/>
                    <w:webHidden/>
                    <w:sz w:val="22"/>
                    <w:szCs w:val="22"/>
                  </w:rPr>
                  <w:fldChar w:fldCharType="end"/>
                </w:r>
              </w:hyperlink>
            </w:p>
            <w:p w14:paraId="29E12C6F" w14:textId="65DC9EF5" w:rsidR="00DA05C7" w:rsidRPr="00467E93" w:rsidRDefault="003C6CE1">
              <w:pPr>
                <w:pStyle w:val="TOC1"/>
                <w:tabs>
                  <w:tab w:val="right" w:leader="dot" w:pos="9350"/>
                </w:tabs>
                <w:rPr>
                  <w:rFonts w:ascii="Segoe UI" w:hAnsi="Segoe UI" w:cs="Segoe UI"/>
                  <w:noProof/>
                  <w:sz w:val="22"/>
                  <w:szCs w:val="22"/>
                  <w:lang w:val="en-IN" w:eastAsia="en-IN"/>
                </w:rPr>
              </w:pPr>
              <w:hyperlink w:anchor="_Toc8945426" w:history="1">
                <w:r w:rsidR="00DA05C7" w:rsidRPr="00467E93">
                  <w:rPr>
                    <w:rStyle w:val="Hyperlink"/>
                    <w:rFonts w:ascii="Segoe UI" w:hAnsi="Segoe UI" w:cs="Segoe UI"/>
                    <w:noProof/>
                    <w:sz w:val="22"/>
                    <w:szCs w:val="22"/>
                    <w:shd w:val="clear" w:color="auto" w:fill="FFFFFF"/>
                  </w:rPr>
                  <w:t>Azure Networking</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_Toc8945426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7</w:t>
                </w:r>
                <w:r w:rsidR="00DA05C7" w:rsidRPr="00467E93">
                  <w:rPr>
                    <w:rFonts w:ascii="Segoe UI" w:hAnsi="Segoe UI" w:cs="Segoe UI"/>
                    <w:noProof/>
                    <w:webHidden/>
                    <w:sz w:val="22"/>
                    <w:szCs w:val="22"/>
                  </w:rPr>
                  <w:fldChar w:fldCharType="end"/>
                </w:r>
              </w:hyperlink>
            </w:p>
            <w:p w14:paraId="3E725D1D" w14:textId="18FA0411" w:rsidR="00DA05C7" w:rsidRPr="00467E93" w:rsidRDefault="003C6CE1">
              <w:pPr>
                <w:pStyle w:val="TOC3"/>
                <w:tabs>
                  <w:tab w:val="right" w:leader="dot" w:pos="9350"/>
                </w:tabs>
                <w:rPr>
                  <w:rFonts w:ascii="Segoe UI" w:hAnsi="Segoe UI" w:cs="Segoe UI"/>
                  <w:noProof/>
                  <w:sz w:val="22"/>
                  <w:szCs w:val="22"/>
                  <w:lang w:val="en-IN" w:eastAsia="en-IN"/>
                </w:rPr>
              </w:pPr>
              <w:hyperlink w:anchor="_Toc8945427" w:history="1">
                <w:r w:rsidR="00DA05C7" w:rsidRPr="00467E93">
                  <w:rPr>
                    <w:rStyle w:val="Hyperlink"/>
                    <w:rFonts w:ascii="Segoe UI" w:eastAsia="Times New Roman" w:hAnsi="Segoe UI" w:cs="Segoe UI"/>
                    <w:noProof/>
                    <w:sz w:val="22"/>
                    <w:szCs w:val="22"/>
                    <w:lang w:val="en-IN" w:eastAsia="en-IN"/>
                  </w:rPr>
                  <w:t>IP support in Virtual network</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_Toc8945427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7</w:t>
                </w:r>
                <w:r w:rsidR="00DA05C7" w:rsidRPr="00467E93">
                  <w:rPr>
                    <w:rFonts w:ascii="Segoe UI" w:hAnsi="Segoe UI" w:cs="Segoe UI"/>
                    <w:noProof/>
                    <w:webHidden/>
                    <w:sz w:val="22"/>
                    <w:szCs w:val="22"/>
                  </w:rPr>
                  <w:fldChar w:fldCharType="end"/>
                </w:r>
              </w:hyperlink>
            </w:p>
            <w:p w14:paraId="446B039E" w14:textId="51ED4806" w:rsidR="00DA05C7" w:rsidRPr="00467E93" w:rsidRDefault="003C6CE1">
              <w:pPr>
                <w:pStyle w:val="TOC3"/>
                <w:tabs>
                  <w:tab w:val="right" w:leader="dot" w:pos="9350"/>
                </w:tabs>
                <w:rPr>
                  <w:rFonts w:ascii="Segoe UI" w:hAnsi="Segoe UI" w:cs="Segoe UI"/>
                  <w:noProof/>
                  <w:sz w:val="22"/>
                  <w:szCs w:val="22"/>
                  <w:lang w:val="en-IN" w:eastAsia="en-IN"/>
                </w:rPr>
              </w:pPr>
              <w:hyperlink w:anchor="_Toc8945428" w:history="1">
                <w:r w:rsidR="00DA05C7" w:rsidRPr="00467E93">
                  <w:rPr>
                    <w:rStyle w:val="Hyperlink"/>
                    <w:rFonts w:ascii="Segoe UI" w:hAnsi="Segoe UI" w:cs="Segoe UI"/>
                    <w:noProof/>
                    <w:sz w:val="22"/>
                    <w:szCs w:val="22"/>
                    <w:shd w:val="clear" w:color="auto" w:fill="FFFFFF"/>
                  </w:rPr>
                  <w:t>Subnet</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_Toc8945428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7</w:t>
                </w:r>
                <w:r w:rsidR="00DA05C7" w:rsidRPr="00467E93">
                  <w:rPr>
                    <w:rFonts w:ascii="Segoe UI" w:hAnsi="Segoe UI" w:cs="Segoe UI"/>
                    <w:noProof/>
                    <w:webHidden/>
                    <w:sz w:val="22"/>
                    <w:szCs w:val="22"/>
                  </w:rPr>
                  <w:fldChar w:fldCharType="end"/>
                </w:r>
              </w:hyperlink>
            </w:p>
            <w:p w14:paraId="58769552" w14:textId="7EB284B2" w:rsidR="00DA05C7" w:rsidRPr="00467E93" w:rsidRDefault="003C6CE1">
              <w:pPr>
                <w:pStyle w:val="TOC3"/>
                <w:tabs>
                  <w:tab w:val="right" w:leader="dot" w:pos="9350"/>
                </w:tabs>
                <w:rPr>
                  <w:rFonts w:ascii="Segoe UI" w:hAnsi="Segoe UI" w:cs="Segoe UI"/>
                  <w:noProof/>
                  <w:sz w:val="22"/>
                  <w:szCs w:val="22"/>
                  <w:lang w:val="en-IN" w:eastAsia="en-IN"/>
                </w:rPr>
              </w:pPr>
              <w:hyperlink w:anchor="_Toc8945429" w:history="1">
                <w:r w:rsidR="00DA05C7" w:rsidRPr="00467E93">
                  <w:rPr>
                    <w:rStyle w:val="Hyperlink"/>
                    <w:rFonts w:ascii="Segoe UI" w:hAnsi="Segoe UI" w:cs="Segoe UI"/>
                    <w:noProof/>
                    <w:sz w:val="22"/>
                    <w:szCs w:val="22"/>
                    <w:shd w:val="clear" w:color="auto" w:fill="FFFFFF"/>
                  </w:rPr>
                  <w:t>CIDR</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_Toc8945429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7</w:t>
                </w:r>
                <w:r w:rsidR="00DA05C7" w:rsidRPr="00467E93">
                  <w:rPr>
                    <w:rFonts w:ascii="Segoe UI" w:hAnsi="Segoe UI" w:cs="Segoe UI"/>
                    <w:noProof/>
                    <w:webHidden/>
                    <w:sz w:val="22"/>
                    <w:szCs w:val="22"/>
                  </w:rPr>
                  <w:fldChar w:fldCharType="end"/>
                </w:r>
              </w:hyperlink>
            </w:p>
            <w:p w14:paraId="584B4B38" w14:textId="2AB3C407" w:rsidR="00DA05C7" w:rsidRPr="00467E93" w:rsidRDefault="003C6CE1">
              <w:pPr>
                <w:pStyle w:val="TOC3"/>
                <w:tabs>
                  <w:tab w:val="right" w:leader="dot" w:pos="9350"/>
                </w:tabs>
                <w:rPr>
                  <w:rFonts w:ascii="Segoe UI" w:hAnsi="Segoe UI" w:cs="Segoe UI"/>
                  <w:noProof/>
                  <w:sz w:val="22"/>
                  <w:szCs w:val="22"/>
                  <w:lang w:val="en-IN" w:eastAsia="en-IN"/>
                </w:rPr>
              </w:pPr>
              <w:hyperlink w:anchor="_Toc8945430" w:history="1">
                <w:r w:rsidR="00DA05C7" w:rsidRPr="00467E93">
                  <w:rPr>
                    <w:rStyle w:val="Hyperlink"/>
                    <w:rFonts w:ascii="Segoe UI" w:hAnsi="Segoe UI" w:cs="Segoe UI"/>
                    <w:noProof/>
                    <w:sz w:val="22"/>
                    <w:szCs w:val="22"/>
                  </w:rPr>
                  <w:t>Azure DNS</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_Toc8945430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8</w:t>
                </w:r>
                <w:r w:rsidR="00DA05C7" w:rsidRPr="00467E93">
                  <w:rPr>
                    <w:rFonts w:ascii="Segoe UI" w:hAnsi="Segoe UI" w:cs="Segoe UI"/>
                    <w:noProof/>
                    <w:webHidden/>
                    <w:sz w:val="22"/>
                    <w:szCs w:val="22"/>
                  </w:rPr>
                  <w:fldChar w:fldCharType="end"/>
                </w:r>
              </w:hyperlink>
            </w:p>
            <w:p w14:paraId="5B919AC7" w14:textId="4F2BE448" w:rsidR="00DA05C7" w:rsidRPr="00467E93" w:rsidRDefault="003C6CE1">
              <w:pPr>
                <w:pStyle w:val="TOC3"/>
                <w:tabs>
                  <w:tab w:val="right" w:leader="dot" w:pos="9350"/>
                </w:tabs>
                <w:rPr>
                  <w:rFonts w:ascii="Segoe UI" w:hAnsi="Segoe UI" w:cs="Segoe UI"/>
                  <w:noProof/>
                  <w:sz w:val="22"/>
                  <w:szCs w:val="22"/>
                  <w:lang w:val="en-IN" w:eastAsia="en-IN"/>
                </w:rPr>
              </w:pPr>
              <w:hyperlink w:anchor="_Toc8945431" w:history="1">
                <w:r w:rsidR="00DA05C7" w:rsidRPr="00467E93">
                  <w:rPr>
                    <w:rStyle w:val="Hyperlink"/>
                    <w:rFonts w:ascii="Segoe UI" w:hAnsi="Segoe UI" w:cs="Segoe UI"/>
                    <w:noProof/>
                    <w:sz w:val="22"/>
                    <w:szCs w:val="22"/>
                    <w:shd w:val="clear" w:color="auto" w:fill="FFFFFF"/>
                  </w:rPr>
                  <w:t>Azure Virtual Network (VNet)</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_Toc8945431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9</w:t>
                </w:r>
                <w:r w:rsidR="00DA05C7" w:rsidRPr="00467E93">
                  <w:rPr>
                    <w:rFonts w:ascii="Segoe UI" w:hAnsi="Segoe UI" w:cs="Segoe UI"/>
                    <w:noProof/>
                    <w:webHidden/>
                    <w:sz w:val="22"/>
                    <w:szCs w:val="22"/>
                  </w:rPr>
                  <w:fldChar w:fldCharType="end"/>
                </w:r>
              </w:hyperlink>
            </w:p>
            <w:p w14:paraId="7BEBB2A9" w14:textId="7E5DC3B2" w:rsidR="00DA05C7" w:rsidRPr="00467E93" w:rsidRDefault="003C6CE1">
              <w:pPr>
                <w:pStyle w:val="TOC3"/>
                <w:tabs>
                  <w:tab w:val="right" w:leader="dot" w:pos="9350"/>
                </w:tabs>
                <w:rPr>
                  <w:rFonts w:ascii="Segoe UI" w:hAnsi="Segoe UI" w:cs="Segoe UI"/>
                  <w:noProof/>
                  <w:sz w:val="22"/>
                  <w:szCs w:val="22"/>
                  <w:lang w:val="en-IN" w:eastAsia="en-IN"/>
                </w:rPr>
              </w:pPr>
              <w:hyperlink w:anchor="_Toc8945432" w:history="1">
                <w:r w:rsidR="00DA05C7" w:rsidRPr="00467E93">
                  <w:rPr>
                    <w:rStyle w:val="Hyperlink"/>
                    <w:rFonts w:ascii="Segoe UI" w:eastAsia="Times New Roman" w:hAnsi="Segoe UI" w:cs="Segoe UI"/>
                    <w:noProof/>
                    <w:sz w:val="22"/>
                    <w:szCs w:val="22"/>
                    <w:lang w:val="en-IN" w:eastAsia="en-IN"/>
                  </w:rPr>
                  <w:t>Azure Firewall</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_Toc8945432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10</w:t>
                </w:r>
                <w:r w:rsidR="00DA05C7" w:rsidRPr="00467E93">
                  <w:rPr>
                    <w:rFonts w:ascii="Segoe UI" w:hAnsi="Segoe UI" w:cs="Segoe UI"/>
                    <w:noProof/>
                    <w:webHidden/>
                    <w:sz w:val="22"/>
                    <w:szCs w:val="22"/>
                  </w:rPr>
                  <w:fldChar w:fldCharType="end"/>
                </w:r>
              </w:hyperlink>
            </w:p>
            <w:p w14:paraId="1C31EC97" w14:textId="4F67EF29" w:rsidR="00DA05C7" w:rsidRPr="00467E93" w:rsidRDefault="003C6CE1">
              <w:pPr>
                <w:pStyle w:val="TOC3"/>
                <w:tabs>
                  <w:tab w:val="right" w:leader="dot" w:pos="9350"/>
                </w:tabs>
                <w:rPr>
                  <w:rFonts w:ascii="Segoe UI" w:hAnsi="Segoe UI" w:cs="Segoe UI"/>
                  <w:noProof/>
                  <w:sz w:val="22"/>
                  <w:szCs w:val="22"/>
                  <w:lang w:val="en-IN" w:eastAsia="en-IN"/>
                </w:rPr>
              </w:pPr>
              <w:hyperlink w:anchor="_Toc8945433" w:history="1">
                <w:r w:rsidR="00DA05C7" w:rsidRPr="00467E93">
                  <w:rPr>
                    <w:rStyle w:val="Hyperlink"/>
                    <w:rFonts w:ascii="Segoe UI" w:hAnsi="Segoe UI" w:cs="Segoe UI"/>
                    <w:noProof/>
                    <w:sz w:val="22"/>
                    <w:szCs w:val="22"/>
                    <w:shd w:val="clear" w:color="auto" w:fill="FFFFFF"/>
                  </w:rPr>
                  <w:t>Public Facing IPs</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_Toc8945433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10</w:t>
                </w:r>
                <w:r w:rsidR="00DA05C7" w:rsidRPr="00467E93">
                  <w:rPr>
                    <w:rFonts w:ascii="Segoe UI" w:hAnsi="Segoe UI" w:cs="Segoe UI"/>
                    <w:noProof/>
                    <w:webHidden/>
                    <w:sz w:val="22"/>
                    <w:szCs w:val="22"/>
                  </w:rPr>
                  <w:fldChar w:fldCharType="end"/>
                </w:r>
              </w:hyperlink>
            </w:p>
            <w:p w14:paraId="424E259C" w14:textId="29E60CC7" w:rsidR="00DA05C7" w:rsidRPr="00467E93" w:rsidRDefault="003C6CE1">
              <w:pPr>
                <w:pStyle w:val="TOC3"/>
                <w:tabs>
                  <w:tab w:val="right" w:leader="dot" w:pos="9350"/>
                </w:tabs>
                <w:rPr>
                  <w:rFonts w:ascii="Segoe UI" w:hAnsi="Segoe UI" w:cs="Segoe UI"/>
                  <w:noProof/>
                  <w:sz w:val="22"/>
                  <w:szCs w:val="22"/>
                  <w:lang w:val="en-IN" w:eastAsia="en-IN"/>
                </w:rPr>
              </w:pPr>
              <w:hyperlink w:anchor="_Toc8945434" w:history="1">
                <w:r w:rsidR="00DA05C7" w:rsidRPr="00467E93">
                  <w:rPr>
                    <w:rStyle w:val="Hyperlink"/>
                    <w:rFonts w:ascii="Segoe UI" w:hAnsi="Segoe UI" w:cs="Segoe UI"/>
                    <w:noProof/>
                    <w:sz w:val="22"/>
                    <w:szCs w:val="22"/>
                  </w:rPr>
                  <w:t>Azure Load Balancer</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_Toc8945434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12</w:t>
                </w:r>
                <w:r w:rsidR="00DA05C7" w:rsidRPr="00467E93">
                  <w:rPr>
                    <w:rFonts w:ascii="Segoe UI" w:hAnsi="Segoe UI" w:cs="Segoe UI"/>
                    <w:noProof/>
                    <w:webHidden/>
                    <w:sz w:val="22"/>
                    <w:szCs w:val="22"/>
                  </w:rPr>
                  <w:fldChar w:fldCharType="end"/>
                </w:r>
              </w:hyperlink>
            </w:p>
            <w:p w14:paraId="4B05B9D2" w14:textId="3CD26B98" w:rsidR="00DA05C7" w:rsidRPr="00467E93" w:rsidRDefault="003C6CE1">
              <w:pPr>
                <w:pStyle w:val="TOC3"/>
                <w:tabs>
                  <w:tab w:val="right" w:leader="dot" w:pos="9350"/>
                </w:tabs>
                <w:rPr>
                  <w:rFonts w:ascii="Segoe UI" w:hAnsi="Segoe UI" w:cs="Segoe UI"/>
                  <w:noProof/>
                  <w:sz w:val="22"/>
                  <w:szCs w:val="22"/>
                  <w:lang w:val="en-IN" w:eastAsia="en-IN"/>
                </w:rPr>
              </w:pPr>
              <w:hyperlink w:anchor="_Toc8945435" w:history="1">
                <w:r w:rsidR="00DA05C7" w:rsidRPr="00467E93">
                  <w:rPr>
                    <w:rStyle w:val="Hyperlink"/>
                    <w:rFonts w:ascii="Segoe UI" w:hAnsi="Segoe UI" w:cs="Segoe UI"/>
                    <w:noProof/>
                    <w:sz w:val="22"/>
                    <w:szCs w:val="22"/>
                    <w:shd w:val="clear" w:color="auto" w:fill="FFFFFF"/>
                  </w:rPr>
                  <w:t>Traffic Manger</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_Toc8945435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13</w:t>
                </w:r>
                <w:r w:rsidR="00DA05C7" w:rsidRPr="00467E93">
                  <w:rPr>
                    <w:rFonts w:ascii="Segoe UI" w:hAnsi="Segoe UI" w:cs="Segoe UI"/>
                    <w:noProof/>
                    <w:webHidden/>
                    <w:sz w:val="22"/>
                    <w:szCs w:val="22"/>
                  </w:rPr>
                  <w:fldChar w:fldCharType="end"/>
                </w:r>
              </w:hyperlink>
            </w:p>
            <w:p w14:paraId="35B69990" w14:textId="679F86F6" w:rsidR="00DA05C7" w:rsidRPr="00467E93" w:rsidRDefault="003C6CE1">
              <w:pPr>
                <w:pStyle w:val="TOC3"/>
                <w:tabs>
                  <w:tab w:val="right" w:leader="dot" w:pos="9350"/>
                </w:tabs>
                <w:rPr>
                  <w:rFonts w:ascii="Segoe UI" w:hAnsi="Segoe UI" w:cs="Segoe UI"/>
                  <w:noProof/>
                  <w:sz w:val="22"/>
                  <w:szCs w:val="22"/>
                  <w:lang w:val="en-IN" w:eastAsia="en-IN"/>
                </w:rPr>
              </w:pPr>
              <w:hyperlink w:anchor="_Toc8945436" w:history="1">
                <w:r w:rsidR="00DA05C7" w:rsidRPr="00467E93">
                  <w:rPr>
                    <w:rStyle w:val="Hyperlink"/>
                    <w:rFonts w:ascii="Segoe UI" w:hAnsi="Segoe UI" w:cs="Segoe UI"/>
                    <w:noProof/>
                    <w:sz w:val="22"/>
                    <w:szCs w:val="22"/>
                    <w:shd w:val="clear" w:color="auto" w:fill="FFFFFF"/>
                  </w:rPr>
                  <w:t>Availability set</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_Toc8945436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14</w:t>
                </w:r>
                <w:r w:rsidR="00DA05C7" w:rsidRPr="00467E93">
                  <w:rPr>
                    <w:rFonts w:ascii="Segoe UI" w:hAnsi="Segoe UI" w:cs="Segoe UI"/>
                    <w:noProof/>
                    <w:webHidden/>
                    <w:sz w:val="22"/>
                    <w:szCs w:val="22"/>
                  </w:rPr>
                  <w:fldChar w:fldCharType="end"/>
                </w:r>
              </w:hyperlink>
            </w:p>
            <w:p w14:paraId="392DEED9" w14:textId="5EF17FC3" w:rsidR="00DA05C7" w:rsidRPr="00467E93" w:rsidRDefault="003C6CE1">
              <w:pPr>
                <w:pStyle w:val="TOC3"/>
                <w:tabs>
                  <w:tab w:val="right" w:leader="dot" w:pos="9350"/>
                </w:tabs>
                <w:rPr>
                  <w:rFonts w:ascii="Segoe UI" w:hAnsi="Segoe UI" w:cs="Segoe UI"/>
                  <w:noProof/>
                  <w:sz w:val="22"/>
                  <w:szCs w:val="22"/>
                  <w:lang w:val="en-IN" w:eastAsia="en-IN"/>
                </w:rPr>
              </w:pPr>
              <w:hyperlink w:anchor="_Toc8945437" w:history="1">
                <w:r w:rsidR="00DA05C7" w:rsidRPr="00467E93">
                  <w:rPr>
                    <w:rStyle w:val="Hyperlink"/>
                    <w:rFonts w:ascii="Segoe UI" w:hAnsi="Segoe UI" w:cs="Segoe UI"/>
                    <w:noProof/>
                    <w:sz w:val="22"/>
                    <w:szCs w:val="22"/>
                    <w:shd w:val="clear" w:color="auto" w:fill="FFFFFF"/>
                  </w:rPr>
                  <w:t>Auto scaling</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_Toc8945437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15</w:t>
                </w:r>
                <w:r w:rsidR="00DA05C7" w:rsidRPr="00467E93">
                  <w:rPr>
                    <w:rFonts w:ascii="Segoe UI" w:hAnsi="Segoe UI" w:cs="Segoe UI"/>
                    <w:noProof/>
                    <w:webHidden/>
                    <w:sz w:val="22"/>
                    <w:szCs w:val="22"/>
                  </w:rPr>
                  <w:fldChar w:fldCharType="end"/>
                </w:r>
              </w:hyperlink>
            </w:p>
            <w:p w14:paraId="3230C3E3" w14:textId="36B6AE40" w:rsidR="00DA05C7" w:rsidRPr="00467E93" w:rsidRDefault="003C6CE1">
              <w:pPr>
                <w:pStyle w:val="TOC3"/>
                <w:tabs>
                  <w:tab w:val="right" w:leader="dot" w:pos="9350"/>
                </w:tabs>
                <w:rPr>
                  <w:rFonts w:ascii="Segoe UI" w:hAnsi="Segoe UI" w:cs="Segoe UI"/>
                  <w:noProof/>
                  <w:sz w:val="22"/>
                  <w:szCs w:val="22"/>
                  <w:lang w:val="en-IN" w:eastAsia="en-IN"/>
                </w:rPr>
              </w:pPr>
              <w:hyperlink w:anchor="_Toc8945438" w:history="1">
                <w:r w:rsidR="00DA05C7" w:rsidRPr="00467E93">
                  <w:rPr>
                    <w:rStyle w:val="Hyperlink"/>
                    <w:rFonts w:ascii="Segoe UI" w:hAnsi="Segoe UI" w:cs="Segoe UI"/>
                    <w:noProof/>
                    <w:sz w:val="22"/>
                    <w:szCs w:val="22"/>
                    <w:shd w:val="clear" w:color="auto" w:fill="FFFFFF"/>
                  </w:rPr>
                  <w:t>Azure Application Gateway</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_Toc8945438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15</w:t>
                </w:r>
                <w:r w:rsidR="00DA05C7" w:rsidRPr="00467E93">
                  <w:rPr>
                    <w:rFonts w:ascii="Segoe UI" w:hAnsi="Segoe UI" w:cs="Segoe UI"/>
                    <w:noProof/>
                    <w:webHidden/>
                    <w:sz w:val="22"/>
                    <w:szCs w:val="22"/>
                  </w:rPr>
                  <w:fldChar w:fldCharType="end"/>
                </w:r>
              </w:hyperlink>
            </w:p>
            <w:p w14:paraId="13D7B921" w14:textId="1A91331D" w:rsidR="00DA05C7" w:rsidRPr="00467E93" w:rsidRDefault="003C6CE1">
              <w:pPr>
                <w:pStyle w:val="TOC3"/>
                <w:tabs>
                  <w:tab w:val="right" w:leader="dot" w:pos="9350"/>
                </w:tabs>
                <w:rPr>
                  <w:rFonts w:ascii="Segoe UI" w:hAnsi="Segoe UI" w:cs="Segoe UI"/>
                  <w:noProof/>
                  <w:sz w:val="22"/>
                  <w:szCs w:val="22"/>
                  <w:lang w:val="en-IN" w:eastAsia="en-IN"/>
                </w:rPr>
              </w:pPr>
              <w:hyperlink w:anchor="_Toc8945439" w:history="1">
                <w:r w:rsidR="00DA05C7" w:rsidRPr="00467E93">
                  <w:rPr>
                    <w:rStyle w:val="Hyperlink"/>
                    <w:rFonts w:ascii="Segoe UI" w:hAnsi="Segoe UI" w:cs="Segoe UI"/>
                    <w:noProof/>
                    <w:sz w:val="22"/>
                    <w:szCs w:val="22"/>
                  </w:rPr>
                  <w:t>PaaS and Azure SQL database</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_Toc8945439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16</w:t>
                </w:r>
                <w:r w:rsidR="00DA05C7" w:rsidRPr="00467E93">
                  <w:rPr>
                    <w:rFonts w:ascii="Segoe UI" w:hAnsi="Segoe UI" w:cs="Segoe UI"/>
                    <w:noProof/>
                    <w:webHidden/>
                    <w:sz w:val="22"/>
                    <w:szCs w:val="22"/>
                  </w:rPr>
                  <w:fldChar w:fldCharType="end"/>
                </w:r>
              </w:hyperlink>
            </w:p>
            <w:p w14:paraId="55E5DC69" w14:textId="3A23ADF1" w:rsidR="00DA05C7" w:rsidRPr="00467E93" w:rsidRDefault="003C6CE1">
              <w:pPr>
                <w:pStyle w:val="TOC3"/>
                <w:tabs>
                  <w:tab w:val="right" w:leader="dot" w:pos="9350"/>
                </w:tabs>
                <w:rPr>
                  <w:rFonts w:ascii="Segoe UI" w:hAnsi="Segoe UI" w:cs="Segoe UI"/>
                  <w:noProof/>
                  <w:sz w:val="22"/>
                  <w:szCs w:val="22"/>
                  <w:lang w:val="en-IN" w:eastAsia="en-IN"/>
                </w:rPr>
              </w:pPr>
              <w:hyperlink w:anchor="_Toc8945440" w:history="1">
                <w:r w:rsidR="00DA05C7" w:rsidRPr="00467E93">
                  <w:rPr>
                    <w:rStyle w:val="Hyperlink"/>
                    <w:rFonts w:ascii="Segoe UI" w:hAnsi="Segoe UI" w:cs="Segoe UI"/>
                    <w:noProof/>
                    <w:sz w:val="22"/>
                    <w:szCs w:val="22"/>
                  </w:rPr>
                  <w:t>Azure DDOs standard protection</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_Toc8945440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16</w:t>
                </w:r>
                <w:r w:rsidR="00DA05C7" w:rsidRPr="00467E93">
                  <w:rPr>
                    <w:rFonts w:ascii="Segoe UI" w:hAnsi="Segoe UI" w:cs="Segoe UI"/>
                    <w:noProof/>
                    <w:webHidden/>
                    <w:sz w:val="22"/>
                    <w:szCs w:val="22"/>
                  </w:rPr>
                  <w:fldChar w:fldCharType="end"/>
                </w:r>
              </w:hyperlink>
            </w:p>
            <w:p w14:paraId="6E45958A" w14:textId="53CCA2E1" w:rsidR="00DA05C7" w:rsidRPr="00467E93" w:rsidRDefault="003C6CE1">
              <w:pPr>
                <w:pStyle w:val="TOC3"/>
                <w:tabs>
                  <w:tab w:val="right" w:leader="dot" w:pos="9350"/>
                </w:tabs>
                <w:rPr>
                  <w:rFonts w:ascii="Segoe UI" w:hAnsi="Segoe UI" w:cs="Segoe UI"/>
                  <w:noProof/>
                  <w:sz w:val="22"/>
                  <w:szCs w:val="22"/>
                  <w:lang w:val="en-IN" w:eastAsia="en-IN"/>
                </w:rPr>
              </w:pPr>
              <w:hyperlink w:anchor="_Toc8945441" w:history="1">
                <w:r w:rsidR="00DA05C7" w:rsidRPr="00467E93">
                  <w:rPr>
                    <w:rStyle w:val="Hyperlink"/>
                    <w:rFonts w:ascii="Segoe UI" w:hAnsi="Segoe UI" w:cs="Segoe UI"/>
                    <w:noProof/>
                    <w:sz w:val="22"/>
                    <w:szCs w:val="22"/>
                  </w:rPr>
                  <w:t>Application Security Group</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_Toc8945441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18</w:t>
                </w:r>
                <w:r w:rsidR="00DA05C7" w:rsidRPr="00467E93">
                  <w:rPr>
                    <w:rFonts w:ascii="Segoe UI" w:hAnsi="Segoe UI" w:cs="Segoe UI"/>
                    <w:noProof/>
                    <w:webHidden/>
                    <w:sz w:val="22"/>
                    <w:szCs w:val="22"/>
                  </w:rPr>
                  <w:fldChar w:fldCharType="end"/>
                </w:r>
              </w:hyperlink>
            </w:p>
            <w:p w14:paraId="7E86B076" w14:textId="18D16F41" w:rsidR="00DA05C7" w:rsidRPr="00467E93" w:rsidRDefault="003C6CE1">
              <w:pPr>
                <w:pStyle w:val="TOC3"/>
                <w:tabs>
                  <w:tab w:val="right" w:leader="dot" w:pos="9350"/>
                </w:tabs>
                <w:rPr>
                  <w:rFonts w:ascii="Segoe UI" w:hAnsi="Segoe UI" w:cs="Segoe UI"/>
                  <w:noProof/>
                  <w:sz w:val="22"/>
                  <w:szCs w:val="22"/>
                  <w:lang w:val="en-IN" w:eastAsia="en-IN"/>
                </w:rPr>
              </w:pPr>
              <w:hyperlink w:anchor="_Toc8945442" w:history="1">
                <w:r w:rsidR="00DA05C7" w:rsidRPr="00467E93">
                  <w:rPr>
                    <w:rStyle w:val="Hyperlink"/>
                    <w:rFonts w:ascii="Segoe UI" w:hAnsi="Segoe UI" w:cs="Segoe UI"/>
                    <w:noProof/>
                    <w:sz w:val="22"/>
                    <w:szCs w:val="22"/>
                  </w:rPr>
                  <w:t>Virtual Applications</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_Toc8945442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18</w:t>
                </w:r>
                <w:r w:rsidR="00DA05C7" w:rsidRPr="00467E93">
                  <w:rPr>
                    <w:rFonts w:ascii="Segoe UI" w:hAnsi="Segoe UI" w:cs="Segoe UI"/>
                    <w:noProof/>
                    <w:webHidden/>
                    <w:sz w:val="22"/>
                    <w:szCs w:val="22"/>
                  </w:rPr>
                  <w:fldChar w:fldCharType="end"/>
                </w:r>
              </w:hyperlink>
            </w:p>
            <w:p w14:paraId="102C9D46" w14:textId="3A1E72B1" w:rsidR="00DA05C7" w:rsidRPr="00467E93" w:rsidRDefault="003C6CE1">
              <w:pPr>
                <w:pStyle w:val="TOC3"/>
                <w:tabs>
                  <w:tab w:val="right" w:leader="dot" w:pos="9350"/>
                </w:tabs>
                <w:rPr>
                  <w:rFonts w:ascii="Segoe UI" w:hAnsi="Segoe UI" w:cs="Segoe UI"/>
                  <w:noProof/>
                  <w:sz w:val="22"/>
                  <w:szCs w:val="22"/>
                  <w:lang w:val="en-IN" w:eastAsia="en-IN"/>
                </w:rPr>
              </w:pPr>
              <w:hyperlink w:anchor="_Toc8945443" w:history="1">
                <w:r w:rsidR="00DA05C7" w:rsidRPr="00467E93">
                  <w:rPr>
                    <w:rStyle w:val="Hyperlink"/>
                    <w:rFonts w:ascii="Segoe UI" w:eastAsia="Times New Roman" w:hAnsi="Segoe UI" w:cs="Segoe UI"/>
                    <w:noProof/>
                    <w:sz w:val="22"/>
                    <w:szCs w:val="22"/>
                    <w:lang w:val="en-IN" w:eastAsia="en-IN"/>
                  </w:rPr>
                  <w:t>Network Peering</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_Toc8945443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19</w:t>
                </w:r>
                <w:r w:rsidR="00DA05C7" w:rsidRPr="00467E93">
                  <w:rPr>
                    <w:rFonts w:ascii="Segoe UI" w:hAnsi="Segoe UI" w:cs="Segoe UI"/>
                    <w:noProof/>
                    <w:webHidden/>
                    <w:sz w:val="22"/>
                    <w:szCs w:val="22"/>
                  </w:rPr>
                  <w:fldChar w:fldCharType="end"/>
                </w:r>
              </w:hyperlink>
            </w:p>
            <w:p w14:paraId="1A9A4A64" w14:textId="4B32483D" w:rsidR="00DA05C7" w:rsidRPr="00467E93" w:rsidRDefault="003C6CE1">
              <w:pPr>
                <w:pStyle w:val="TOC3"/>
                <w:tabs>
                  <w:tab w:val="right" w:leader="dot" w:pos="9350"/>
                </w:tabs>
                <w:rPr>
                  <w:rFonts w:ascii="Segoe UI" w:hAnsi="Segoe UI" w:cs="Segoe UI"/>
                  <w:noProof/>
                  <w:sz w:val="22"/>
                  <w:szCs w:val="22"/>
                  <w:lang w:val="en-IN" w:eastAsia="en-IN"/>
                </w:rPr>
              </w:pPr>
              <w:hyperlink w:anchor="_Toc8945444" w:history="1">
                <w:r w:rsidR="00DA05C7" w:rsidRPr="00467E93">
                  <w:rPr>
                    <w:rStyle w:val="Hyperlink"/>
                    <w:rFonts w:ascii="Segoe UI" w:hAnsi="Segoe UI" w:cs="Segoe UI"/>
                    <w:noProof/>
                    <w:sz w:val="22"/>
                    <w:szCs w:val="22"/>
                  </w:rPr>
                  <w:t>Point-to -Site VPN</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_Toc8945444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20</w:t>
                </w:r>
                <w:r w:rsidR="00DA05C7" w:rsidRPr="00467E93">
                  <w:rPr>
                    <w:rFonts w:ascii="Segoe UI" w:hAnsi="Segoe UI" w:cs="Segoe UI"/>
                    <w:noProof/>
                    <w:webHidden/>
                    <w:sz w:val="22"/>
                    <w:szCs w:val="22"/>
                  </w:rPr>
                  <w:fldChar w:fldCharType="end"/>
                </w:r>
              </w:hyperlink>
            </w:p>
            <w:p w14:paraId="2C24AE81" w14:textId="0F8081D1" w:rsidR="00DA05C7" w:rsidRPr="00467E93" w:rsidRDefault="003C6CE1">
              <w:pPr>
                <w:pStyle w:val="TOC3"/>
                <w:tabs>
                  <w:tab w:val="right" w:leader="dot" w:pos="9350"/>
                </w:tabs>
                <w:rPr>
                  <w:rFonts w:ascii="Segoe UI" w:hAnsi="Segoe UI" w:cs="Segoe UI"/>
                  <w:noProof/>
                  <w:sz w:val="22"/>
                  <w:szCs w:val="22"/>
                  <w:lang w:val="en-IN" w:eastAsia="en-IN"/>
                </w:rPr>
              </w:pPr>
              <w:hyperlink w:anchor="_Toc8945445" w:history="1">
                <w:r w:rsidR="00DA05C7" w:rsidRPr="00467E93">
                  <w:rPr>
                    <w:rStyle w:val="Hyperlink"/>
                    <w:rFonts w:ascii="Segoe UI" w:hAnsi="Segoe UI" w:cs="Segoe UI"/>
                    <w:noProof/>
                    <w:sz w:val="22"/>
                    <w:szCs w:val="22"/>
                  </w:rPr>
                  <w:t>Site -to -Site VPN</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_Toc8945445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21</w:t>
                </w:r>
                <w:r w:rsidR="00DA05C7" w:rsidRPr="00467E93">
                  <w:rPr>
                    <w:rFonts w:ascii="Segoe UI" w:hAnsi="Segoe UI" w:cs="Segoe UI"/>
                    <w:noProof/>
                    <w:webHidden/>
                    <w:sz w:val="22"/>
                    <w:szCs w:val="22"/>
                  </w:rPr>
                  <w:fldChar w:fldCharType="end"/>
                </w:r>
              </w:hyperlink>
            </w:p>
            <w:p w14:paraId="16474BFB" w14:textId="0BA58D13" w:rsidR="00DA05C7" w:rsidRPr="00467E93" w:rsidRDefault="003C6CE1">
              <w:pPr>
                <w:pStyle w:val="TOC3"/>
                <w:tabs>
                  <w:tab w:val="right" w:leader="dot" w:pos="9350"/>
                </w:tabs>
                <w:rPr>
                  <w:rFonts w:ascii="Segoe UI" w:hAnsi="Segoe UI" w:cs="Segoe UI"/>
                  <w:noProof/>
                  <w:sz w:val="22"/>
                  <w:szCs w:val="22"/>
                  <w:lang w:val="en-IN" w:eastAsia="en-IN"/>
                </w:rPr>
              </w:pPr>
              <w:hyperlink w:anchor="_Toc8945446" w:history="1">
                <w:r w:rsidR="00DA05C7" w:rsidRPr="00467E93">
                  <w:rPr>
                    <w:rStyle w:val="Hyperlink"/>
                    <w:rFonts w:ascii="Segoe UI" w:hAnsi="Segoe UI" w:cs="Segoe UI"/>
                    <w:noProof/>
                    <w:sz w:val="22"/>
                    <w:szCs w:val="22"/>
                  </w:rPr>
                  <w:t>ExpressRoute</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_Toc8945446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22</w:t>
                </w:r>
                <w:r w:rsidR="00DA05C7" w:rsidRPr="00467E93">
                  <w:rPr>
                    <w:rFonts w:ascii="Segoe UI" w:hAnsi="Segoe UI" w:cs="Segoe UI"/>
                    <w:noProof/>
                    <w:webHidden/>
                    <w:sz w:val="22"/>
                    <w:szCs w:val="22"/>
                  </w:rPr>
                  <w:fldChar w:fldCharType="end"/>
                </w:r>
              </w:hyperlink>
            </w:p>
            <w:p w14:paraId="483A89BD" w14:textId="15016D2F" w:rsidR="00DA05C7" w:rsidRPr="00467E93" w:rsidRDefault="003C6CE1">
              <w:pPr>
                <w:pStyle w:val="TOC3"/>
                <w:tabs>
                  <w:tab w:val="right" w:leader="dot" w:pos="9350"/>
                </w:tabs>
                <w:rPr>
                  <w:rFonts w:ascii="Segoe UI" w:hAnsi="Segoe UI" w:cs="Segoe UI"/>
                  <w:noProof/>
                  <w:sz w:val="22"/>
                  <w:szCs w:val="22"/>
                  <w:lang w:val="en-IN" w:eastAsia="en-IN"/>
                </w:rPr>
              </w:pPr>
              <w:hyperlink w:anchor="_Toc8945447" w:history="1">
                <w:r w:rsidR="00DA05C7" w:rsidRPr="00467E93">
                  <w:rPr>
                    <w:rStyle w:val="Hyperlink"/>
                    <w:rFonts w:ascii="Segoe UI" w:hAnsi="Segoe UI" w:cs="Segoe UI"/>
                    <w:noProof/>
                    <w:sz w:val="22"/>
                    <w:szCs w:val="22"/>
                  </w:rPr>
                  <w:t>Network Monitoring Requirements</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_Toc8945447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23</w:t>
                </w:r>
                <w:r w:rsidR="00DA05C7" w:rsidRPr="00467E93">
                  <w:rPr>
                    <w:rFonts w:ascii="Segoe UI" w:hAnsi="Segoe UI" w:cs="Segoe UI"/>
                    <w:noProof/>
                    <w:webHidden/>
                    <w:sz w:val="22"/>
                    <w:szCs w:val="22"/>
                  </w:rPr>
                  <w:fldChar w:fldCharType="end"/>
                </w:r>
              </w:hyperlink>
            </w:p>
            <w:p w14:paraId="08C30249" w14:textId="1EA9482E" w:rsidR="00DA05C7" w:rsidRPr="00467E93" w:rsidRDefault="003C6CE1">
              <w:pPr>
                <w:pStyle w:val="TOC3"/>
                <w:tabs>
                  <w:tab w:val="right" w:leader="dot" w:pos="9350"/>
                </w:tabs>
                <w:rPr>
                  <w:rFonts w:ascii="Segoe UI" w:hAnsi="Segoe UI" w:cs="Segoe UI"/>
                  <w:noProof/>
                  <w:sz w:val="22"/>
                  <w:szCs w:val="22"/>
                  <w:lang w:val="en-IN" w:eastAsia="en-IN"/>
                </w:rPr>
              </w:pPr>
              <w:hyperlink w:anchor="_Toc8945448" w:history="1">
                <w:r w:rsidR="00DA05C7" w:rsidRPr="00467E93">
                  <w:rPr>
                    <w:rStyle w:val="Hyperlink"/>
                    <w:rFonts w:ascii="Segoe UI" w:hAnsi="Segoe UI" w:cs="Segoe UI"/>
                    <w:noProof/>
                    <w:sz w:val="22"/>
                    <w:szCs w:val="22"/>
                  </w:rPr>
                  <w:t>Azure Monitor</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_Toc8945448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24</w:t>
                </w:r>
                <w:r w:rsidR="00DA05C7" w:rsidRPr="00467E93">
                  <w:rPr>
                    <w:rFonts w:ascii="Segoe UI" w:hAnsi="Segoe UI" w:cs="Segoe UI"/>
                    <w:noProof/>
                    <w:webHidden/>
                    <w:sz w:val="22"/>
                    <w:szCs w:val="22"/>
                  </w:rPr>
                  <w:fldChar w:fldCharType="end"/>
                </w:r>
              </w:hyperlink>
            </w:p>
            <w:p w14:paraId="3C3B7034" w14:textId="1EEE2030" w:rsidR="00DA05C7" w:rsidRPr="00467E93" w:rsidRDefault="003C6CE1">
              <w:pPr>
                <w:pStyle w:val="TOC3"/>
                <w:tabs>
                  <w:tab w:val="right" w:leader="dot" w:pos="9350"/>
                </w:tabs>
                <w:rPr>
                  <w:rFonts w:ascii="Segoe UI" w:hAnsi="Segoe UI" w:cs="Segoe UI"/>
                  <w:noProof/>
                  <w:sz w:val="22"/>
                  <w:szCs w:val="22"/>
                  <w:lang w:val="en-IN" w:eastAsia="en-IN"/>
                </w:rPr>
              </w:pPr>
              <w:hyperlink w:anchor="_Toc8945449" w:history="1">
                <w:r w:rsidR="00DA05C7" w:rsidRPr="00467E93">
                  <w:rPr>
                    <w:rStyle w:val="Hyperlink"/>
                    <w:rFonts w:ascii="Segoe UI" w:hAnsi="Segoe UI" w:cs="Segoe UI"/>
                    <w:noProof/>
                    <w:sz w:val="22"/>
                    <w:szCs w:val="22"/>
                  </w:rPr>
                  <w:t>Azure Network Watcher</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_Toc8945449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24</w:t>
                </w:r>
                <w:r w:rsidR="00DA05C7" w:rsidRPr="00467E93">
                  <w:rPr>
                    <w:rFonts w:ascii="Segoe UI" w:hAnsi="Segoe UI" w:cs="Segoe UI"/>
                    <w:noProof/>
                    <w:webHidden/>
                    <w:sz w:val="22"/>
                    <w:szCs w:val="22"/>
                  </w:rPr>
                  <w:fldChar w:fldCharType="end"/>
                </w:r>
              </w:hyperlink>
            </w:p>
            <w:p w14:paraId="4F4C51E2" w14:textId="59FC8253" w:rsidR="00DA05C7" w:rsidRPr="00467E93" w:rsidRDefault="003C6CE1">
              <w:pPr>
                <w:pStyle w:val="TOC1"/>
                <w:tabs>
                  <w:tab w:val="right" w:leader="dot" w:pos="9350"/>
                </w:tabs>
                <w:rPr>
                  <w:rFonts w:ascii="Segoe UI" w:hAnsi="Segoe UI" w:cs="Segoe UI"/>
                  <w:noProof/>
                  <w:sz w:val="22"/>
                  <w:szCs w:val="22"/>
                  <w:lang w:val="en-IN" w:eastAsia="en-IN"/>
                </w:rPr>
              </w:pPr>
              <w:hyperlink w:anchor="_Toc8945450" w:history="1">
                <w:r w:rsidR="00DA05C7" w:rsidRPr="00467E93">
                  <w:rPr>
                    <w:rStyle w:val="Hyperlink"/>
                    <w:rFonts w:ascii="Segoe UI" w:hAnsi="Segoe UI" w:cs="Segoe UI"/>
                    <w:noProof/>
                    <w:sz w:val="22"/>
                    <w:szCs w:val="22"/>
                  </w:rPr>
                  <w:t>Azure Storage</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_Toc8945450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24</w:t>
                </w:r>
                <w:r w:rsidR="00DA05C7" w:rsidRPr="00467E93">
                  <w:rPr>
                    <w:rFonts w:ascii="Segoe UI" w:hAnsi="Segoe UI" w:cs="Segoe UI"/>
                    <w:noProof/>
                    <w:webHidden/>
                    <w:sz w:val="22"/>
                    <w:szCs w:val="22"/>
                  </w:rPr>
                  <w:fldChar w:fldCharType="end"/>
                </w:r>
              </w:hyperlink>
            </w:p>
            <w:p w14:paraId="3DEE2085" w14:textId="76CB073A" w:rsidR="00DA05C7" w:rsidRPr="00467E93" w:rsidRDefault="003C6CE1">
              <w:pPr>
                <w:pStyle w:val="TOC2"/>
                <w:tabs>
                  <w:tab w:val="right" w:leader="dot" w:pos="9350"/>
                </w:tabs>
                <w:rPr>
                  <w:rFonts w:ascii="Segoe UI" w:hAnsi="Segoe UI" w:cs="Segoe UI"/>
                  <w:noProof/>
                  <w:sz w:val="22"/>
                  <w:szCs w:val="22"/>
                  <w:lang w:val="en-IN" w:eastAsia="en-IN"/>
                </w:rPr>
              </w:pPr>
              <w:hyperlink w:anchor="_Toc8945451" w:history="1">
                <w:r w:rsidR="00DA05C7" w:rsidRPr="00467E93">
                  <w:rPr>
                    <w:rStyle w:val="Hyperlink"/>
                    <w:rFonts w:ascii="Segoe UI" w:hAnsi="Segoe UI" w:cs="Segoe UI"/>
                    <w:noProof/>
                    <w:sz w:val="22"/>
                    <w:szCs w:val="22"/>
                  </w:rPr>
                  <w:t>Azure Disks</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_Toc8945451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24</w:t>
                </w:r>
                <w:r w:rsidR="00DA05C7" w:rsidRPr="00467E93">
                  <w:rPr>
                    <w:rFonts w:ascii="Segoe UI" w:hAnsi="Segoe UI" w:cs="Segoe UI"/>
                    <w:noProof/>
                    <w:webHidden/>
                    <w:sz w:val="22"/>
                    <w:szCs w:val="22"/>
                  </w:rPr>
                  <w:fldChar w:fldCharType="end"/>
                </w:r>
              </w:hyperlink>
            </w:p>
            <w:p w14:paraId="73626ADA" w14:textId="5EC68B78" w:rsidR="00DA05C7" w:rsidRPr="00467E93" w:rsidRDefault="003C6CE1">
              <w:pPr>
                <w:pStyle w:val="TOC2"/>
                <w:tabs>
                  <w:tab w:val="right" w:leader="dot" w:pos="9350"/>
                </w:tabs>
                <w:rPr>
                  <w:rFonts w:ascii="Segoe UI" w:hAnsi="Segoe UI" w:cs="Segoe UI"/>
                  <w:noProof/>
                  <w:sz w:val="22"/>
                  <w:szCs w:val="22"/>
                  <w:lang w:val="en-IN" w:eastAsia="en-IN"/>
                </w:rPr>
              </w:pPr>
              <w:hyperlink w:anchor="_Toc8945452" w:history="1">
                <w:r w:rsidR="00DA05C7" w:rsidRPr="00467E93">
                  <w:rPr>
                    <w:rStyle w:val="Hyperlink"/>
                    <w:rFonts w:ascii="Segoe UI" w:hAnsi="Segoe UI" w:cs="Segoe UI"/>
                    <w:noProof/>
                    <w:sz w:val="22"/>
                    <w:szCs w:val="22"/>
                  </w:rPr>
                  <w:t>Storage Account</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_Toc8945452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26</w:t>
                </w:r>
                <w:r w:rsidR="00DA05C7" w:rsidRPr="00467E93">
                  <w:rPr>
                    <w:rFonts w:ascii="Segoe UI" w:hAnsi="Segoe UI" w:cs="Segoe UI"/>
                    <w:noProof/>
                    <w:webHidden/>
                    <w:sz w:val="22"/>
                    <w:szCs w:val="22"/>
                  </w:rPr>
                  <w:fldChar w:fldCharType="end"/>
                </w:r>
              </w:hyperlink>
            </w:p>
            <w:p w14:paraId="21AA138D" w14:textId="0E47095E" w:rsidR="00DA05C7" w:rsidRPr="00467E93" w:rsidRDefault="003C6CE1">
              <w:pPr>
                <w:pStyle w:val="TOC2"/>
                <w:tabs>
                  <w:tab w:val="right" w:leader="dot" w:pos="9350"/>
                </w:tabs>
                <w:rPr>
                  <w:rFonts w:ascii="Segoe UI" w:hAnsi="Segoe UI" w:cs="Segoe UI"/>
                  <w:noProof/>
                  <w:sz w:val="22"/>
                  <w:szCs w:val="22"/>
                  <w:lang w:val="en-IN" w:eastAsia="en-IN"/>
                </w:rPr>
              </w:pPr>
              <w:hyperlink w:anchor="_Toc8945453" w:history="1">
                <w:r w:rsidR="00DA05C7" w:rsidRPr="00467E93">
                  <w:rPr>
                    <w:rStyle w:val="Hyperlink"/>
                    <w:rFonts w:ascii="Segoe UI" w:hAnsi="Segoe UI" w:cs="Segoe UI"/>
                    <w:noProof/>
                    <w:sz w:val="22"/>
                    <w:szCs w:val="22"/>
                  </w:rPr>
                  <w:t>Blob: (Binary Large Objects)</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_Toc8945453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27</w:t>
                </w:r>
                <w:r w:rsidR="00DA05C7" w:rsidRPr="00467E93">
                  <w:rPr>
                    <w:rFonts w:ascii="Segoe UI" w:hAnsi="Segoe UI" w:cs="Segoe UI"/>
                    <w:noProof/>
                    <w:webHidden/>
                    <w:sz w:val="22"/>
                    <w:szCs w:val="22"/>
                  </w:rPr>
                  <w:fldChar w:fldCharType="end"/>
                </w:r>
              </w:hyperlink>
            </w:p>
            <w:p w14:paraId="14BCC07F" w14:textId="1FD683A6" w:rsidR="00DA05C7" w:rsidRPr="00467E93" w:rsidRDefault="003C6CE1">
              <w:pPr>
                <w:pStyle w:val="TOC2"/>
                <w:tabs>
                  <w:tab w:val="right" w:leader="dot" w:pos="9350"/>
                </w:tabs>
                <w:rPr>
                  <w:rFonts w:ascii="Segoe UI" w:hAnsi="Segoe UI" w:cs="Segoe UI"/>
                  <w:noProof/>
                  <w:sz w:val="22"/>
                  <w:szCs w:val="22"/>
                  <w:lang w:val="en-IN" w:eastAsia="en-IN"/>
                </w:rPr>
              </w:pPr>
              <w:hyperlink w:anchor="_Toc8945454" w:history="1">
                <w:r w:rsidR="00DA05C7" w:rsidRPr="00467E93">
                  <w:rPr>
                    <w:rStyle w:val="Hyperlink"/>
                    <w:rFonts w:ascii="Segoe UI" w:hAnsi="Segoe UI" w:cs="Segoe UI"/>
                    <w:noProof/>
                    <w:sz w:val="22"/>
                    <w:szCs w:val="22"/>
                  </w:rPr>
                  <w:t>Queue</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_Toc8945454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27</w:t>
                </w:r>
                <w:r w:rsidR="00DA05C7" w:rsidRPr="00467E93">
                  <w:rPr>
                    <w:rFonts w:ascii="Segoe UI" w:hAnsi="Segoe UI" w:cs="Segoe UI"/>
                    <w:noProof/>
                    <w:webHidden/>
                    <w:sz w:val="22"/>
                    <w:szCs w:val="22"/>
                  </w:rPr>
                  <w:fldChar w:fldCharType="end"/>
                </w:r>
              </w:hyperlink>
            </w:p>
            <w:p w14:paraId="28318B6D" w14:textId="68C005FB" w:rsidR="00DA05C7" w:rsidRPr="00467E93" w:rsidRDefault="003C6CE1">
              <w:pPr>
                <w:pStyle w:val="TOC2"/>
                <w:tabs>
                  <w:tab w:val="right" w:leader="dot" w:pos="9350"/>
                </w:tabs>
                <w:rPr>
                  <w:rFonts w:ascii="Segoe UI" w:hAnsi="Segoe UI" w:cs="Segoe UI"/>
                  <w:noProof/>
                  <w:sz w:val="22"/>
                  <w:szCs w:val="22"/>
                  <w:lang w:val="en-IN" w:eastAsia="en-IN"/>
                </w:rPr>
              </w:pPr>
              <w:hyperlink w:anchor="_Toc8945455" w:history="1">
                <w:r w:rsidR="00DA05C7" w:rsidRPr="00467E93">
                  <w:rPr>
                    <w:rStyle w:val="Hyperlink"/>
                    <w:rFonts w:ascii="Segoe UI" w:hAnsi="Segoe UI" w:cs="Segoe UI"/>
                    <w:noProof/>
                    <w:sz w:val="22"/>
                    <w:szCs w:val="22"/>
                  </w:rPr>
                  <w:t>File System</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_Toc8945455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27</w:t>
                </w:r>
                <w:r w:rsidR="00DA05C7" w:rsidRPr="00467E93">
                  <w:rPr>
                    <w:rFonts w:ascii="Segoe UI" w:hAnsi="Segoe UI" w:cs="Segoe UI"/>
                    <w:noProof/>
                    <w:webHidden/>
                    <w:sz w:val="22"/>
                    <w:szCs w:val="22"/>
                  </w:rPr>
                  <w:fldChar w:fldCharType="end"/>
                </w:r>
              </w:hyperlink>
            </w:p>
            <w:p w14:paraId="0FBE8C6C" w14:textId="2AF303F9" w:rsidR="00DA05C7" w:rsidRPr="00467E93" w:rsidRDefault="003C6CE1">
              <w:pPr>
                <w:pStyle w:val="TOC2"/>
                <w:tabs>
                  <w:tab w:val="right" w:leader="dot" w:pos="9350"/>
                </w:tabs>
                <w:rPr>
                  <w:rFonts w:ascii="Segoe UI" w:hAnsi="Segoe UI" w:cs="Segoe UI"/>
                  <w:noProof/>
                  <w:sz w:val="22"/>
                  <w:szCs w:val="22"/>
                  <w:lang w:val="en-IN" w:eastAsia="en-IN"/>
                </w:rPr>
              </w:pPr>
              <w:hyperlink w:anchor="_Toc8945456" w:history="1">
                <w:r w:rsidR="00DA05C7" w:rsidRPr="00467E93">
                  <w:rPr>
                    <w:rStyle w:val="Hyperlink"/>
                    <w:rFonts w:ascii="Segoe UI" w:hAnsi="Segoe UI" w:cs="Segoe UI"/>
                    <w:noProof/>
                    <w:sz w:val="22"/>
                    <w:szCs w:val="22"/>
                  </w:rPr>
                  <w:t>Tables</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_Toc8945456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27</w:t>
                </w:r>
                <w:r w:rsidR="00DA05C7" w:rsidRPr="00467E93">
                  <w:rPr>
                    <w:rFonts w:ascii="Segoe UI" w:hAnsi="Segoe UI" w:cs="Segoe UI"/>
                    <w:noProof/>
                    <w:webHidden/>
                    <w:sz w:val="22"/>
                    <w:szCs w:val="22"/>
                  </w:rPr>
                  <w:fldChar w:fldCharType="end"/>
                </w:r>
              </w:hyperlink>
            </w:p>
            <w:p w14:paraId="1C1DCB13" w14:textId="6F9CF86A" w:rsidR="00DA05C7" w:rsidRPr="00467E93" w:rsidRDefault="003C6CE1">
              <w:pPr>
                <w:pStyle w:val="TOC1"/>
                <w:tabs>
                  <w:tab w:val="right" w:leader="dot" w:pos="9350"/>
                </w:tabs>
                <w:rPr>
                  <w:rFonts w:ascii="Segoe UI" w:hAnsi="Segoe UI" w:cs="Segoe UI"/>
                  <w:noProof/>
                  <w:sz w:val="22"/>
                  <w:szCs w:val="22"/>
                  <w:lang w:val="en-IN" w:eastAsia="en-IN"/>
                </w:rPr>
              </w:pPr>
              <w:hyperlink w:anchor="_Toc8945457" w:history="1">
                <w:r w:rsidR="00DA05C7" w:rsidRPr="00467E93">
                  <w:rPr>
                    <w:rStyle w:val="Hyperlink"/>
                    <w:rFonts w:ascii="Segoe UI" w:hAnsi="Segoe UI" w:cs="Segoe UI"/>
                    <w:noProof/>
                    <w:sz w:val="22"/>
                    <w:szCs w:val="22"/>
                  </w:rPr>
                  <w:t>Microsoft Azure Site Recovery</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_Toc8945457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27</w:t>
                </w:r>
                <w:r w:rsidR="00DA05C7" w:rsidRPr="00467E93">
                  <w:rPr>
                    <w:rFonts w:ascii="Segoe UI" w:hAnsi="Segoe UI" w:cs="Segoe UI"/>
                    <w:noProof/>
                    <w:webHidden/>
                    <w:sz w:val="22"/>
                    <w:szCs w:val="22"/>
                  </w:rPr>
                  <w:fldChar w:fldCharType="end"/>
                </w:r>
              </w:hyperlink>
            </w:p>
            <w:p w14:paraId="3E046873" w14:textId="0B38EBD7" w:rsidR="00DA05C7" w:rsidRPr="00467E93" w:rsidRDefault="003C6CE1">
              <w:pPr>
                <w:pStyle w:val="TOC1"/>
                <w:tabs>
                  <w:tab w:val="right" w:leader="dot" w:pos="9350"/>
                </w:tabs>
                <w:rPr>
                  <w:rFonts w:ascii="Segoe UI" w:hAnsi="Segoe UI" w:cs="Segoe UI"/>
                  <w:noProof/>
                  <w:sz w:val="22"/>
                  <w:szCs w:val="22"/>
                  <w:lang w:val="en-IN" w:eastAsia="en-IN"/>
                </w:rPr>
              </w:pPr>
              <w:hyperlink w:anchor="_Toc8945458" w:history="1">
                <w:r w:rsidR="00DA05C7" w:rsidRPr="00467E93">
                  <w:rPr>
                    <w:rStyle w:val="Hyperlink"/>
                    <w:rFonts w:ascii="Segoe UI" w:hAnsi="Segoe UI" w:cs="Segoe UI"/>
                    <w:noProof/>
                    <w:sz w:val="22"/>
                    <w:szCs w:val="22"/>
                  </w:rPr>
                  <w:t>Azure AD</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_Toc8945458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30</w:t>
                </w:r>
                <w:r w:rsidR="00DA05C7" w:rsidRPr="00467E93">
                  <w:rPr>
                    <w:rFonts w:ascii="Segoe UI" w:hAnsi="Segoe UI" w:cs="Segoe UI"/>
                    <w:noProof/>
                    <w:webHidden/>
                    <w:sz w:val="22"/>
                    <w:szCs w:val="22"/>
                  </w:rPr>
                  <w:fldChar w:fldCharType="end"/>
                </w:r>
              </w:hyperlink>
            </w:p>
            <w:p w14:paraId="4A27E7BB" w14:textId="2B936A25" w:rsidR="00DA05C7" w:rsidRPr="00467E93" w:rsidRDefault="003C6CE1">
              <w:pPr>
                <w:pStyle w:val="TOC1"/>
                <w:tabs>
                  <w:tab w:val="right" w:leader="dot" w:pos="9350"/>
                </w:tabs>
                <w:rPr>
                  <w:rFonts w:ascii="Segoe UI" w:hAnsi="Segoe UI" w:cs="Segoe UI"/>
                  <w:noProof/>
                  <w:sz w:val="22"/>
                  <w:szCs w:val="22"/>
                  <w:lang w:val="en-IN" w:eastAsia="en-IN"/>
                </w:rPr>
              </w:pPr>
              <w:hyperlink w:anchor="_Toc8945459" w:history="1">
                <w:r w:rsidR="00DA05C7" w:rsidRPr="00467E93">
                  <w:rPr>
                    <w:rStyle w:val="Hyperlink"/>
                    <w:rFonts w:ascii="Segoe UI" w:hAnsi="Segoe UI" w:cs="Segoe UI"/>
                    <w:noProof/>
                    <w:sz w:val="22"/>
                    <w:szCs w:val="22"/>
                    <w:shd w:val="clear" w:color="auto" w:fill="FFFFFF"/>
                  </w:rPr>
                  <w:t>Azure API</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_Toc8945459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31</w:t>
                </w:r>
                <w:r w:rsidR="00DA05C7" w:rsidRPr="00467E93">
                  <w:rPr>
                    <w:rFonts w:ascii="Segoe UI" w:hAnsi="Segoe UI" w:cs="Segoe UI"/>
                    <w:noProof/>
                    <w:webHidden/>
                    <w:sz w:val="22"/>
                    <w:szCs w:val="22"/>
                  </w:rPr>
                  <w:fldChar w:fldCharType="end"/>
                </w:r>
              </w:hyperlink>
            </w:p>
            <w:p w14:paraId="77F1D69C" w14:textId="528881AD" w:rsidR="00DA05C7" w:rsidRPr="00467E93" w:rsidRDefault="003C6CE1">
              <w:pPr>
                <w:pStyle w:val="TOC2"/>
                <w:tabs>
                  <w:tab w:val="right" w:leader="dot" w:pos="9350"/>
                </w:tabs>
                <w:rPr>
                  <w:rFonts w:ascii="Segoe UI" w:hAnsi="Segoe UI" w:cs="Segoe UI"/>
                  <w:noProof/>
                  <w:sz w:val="22"/>
                  <w:szCs w:val="22"/>
                  <w:lang w:val="en-IN" w:eastAsia="en-IN"/>
                </w:rPr>
              </w:pPr>
              <w:hyperlink w:anchor="_Toc8945460" w:history="1">
                <w:r w:rsidR="00DA05C7" w:rsidRPr="00467E93">
                  <w:rPr>
                    <w:rStyle w:val="Hyperlink"/>
                    <w:rFonts w:ascii="Segoe UI" w:hAnsi="Segoe UI" w:cs="Segoe UI"/>
                    <w:noProof/>
                    <w:sz w:val="22"/>
                    <w:szCs w:val="22"/>
                    <w:shd w:val="clear" w:color="auto" w:fill="FFFFFF"/>
                  </w:rPr>
                  <w:t>API Gateway</w:t>
                </w:r>
                <w:r w:rsidR="00DA05C7" w:rsidRPr="00467E93">
                  <w:rPr>
                    <w:rFonts w:ascii="Segoe UI" w:hAnsi="Segoe UI" w:cs="Segoe UI"/>
                    <w:noProof/>
                    <w:webHidden/>
                    <w:sz w:val="22"/>
                    <w:szCs w:val="22"/>
                  </w:rPr>
                  <w:tab/>
                </w:r>
                <w:r w:rsidR="00DA05C7" w:rsidRPr="00467E93">
                  <w:rPr>
                    <w:rFonts w:ascii="Segoe UI" w:hAnsi="Segoe UI" w:cs="Segoe UI"/>
                    <w:noProof/>
                    <w:webHidden/>
                    <w:sz w:val="22"/>
                    <w:szCs w:val="22"/>
                  </w:rPr>
                  <w:fldChar w:fldCharType="begin"/>
                </w:r>
                <w:r w:rsidR="00DA05C7" w:rsidRPr="00467E93">
                  <w:rPr>
                    <w:rFonts w:ascii="Segoe UI" w:hAnsi="Segoe UI" w:cs="Segoe UI"/>
                    <w:noProof/>
                    <w:webHidden/>
                    <w:sz w:val="22"/>
                    <w:szCs w:val="22"/>
                  </w:rPr>
                  <w:instrText xml:space="preserve"> PAGEREF _Toc8945460 \h </w:instrText>
                </w:r>
                <w:r w:rsidR="00DA05C7" w:rsidRPr="00467E93">
                  <w:rPr>
                    <w:rFonts w:ascii="Segoe UI" w:hAnsi="Segoe UI" w:cs="Segoe UI"/>
                    <w:noProof/>
                    <w:webHidden/>
                    <w:sz w:val="22"/>
                    <w:szCs w:val="22"/>
                  </w:rPr>
                </w:r>
                <w:r w:rsidR="00DA05C7" w:rsidRPr="00467E93">
                  <w:rPr>
                    <w:rFonts w:ascii="Segoe UI" w:hAnsi="Segoe UI" w:cs="Segoe UI"/>
                    <w:noProof/>
                    <w:webHidden/>
                    <w:sz w:val="22"/>
                    <w:szCs w:val="22"/>
                  </w:rPr>
                  <w:fldChar w:fldCharType="separate"/>
                </w:r>
                <w:r w:rsidR="00DA05C7" w:rsidRPr="00467E93">
                  <w:rPr>
                    <w:rFonts w:ascii="Segoe UI" w:hAnsi="Segoe UI" w:cs="Segoe UI"/>
                    <w:noProof/>
                    <w:webHidden/>
                    <w:sz w:val="22"/>
                    <w:szCs w:val="22"/>
                  </w:rPr>
                  <w:t>32</w:t>
                </w:r>
                <w:r w:rsidR="00DA05C7" w:rsidRPr="00467E93">
                  <w:rPr>
                    <w:rFonts w:ascii="Segoe UI" w:hAnsi="Segoe UI" w:cs="Segoe UI"/>
                    <w:noProof/>
                    <w:webHidden/>
                    <w:sz w:val="22"/>
                    <w:szCs w:val="22"/>
                  </w:rPr>
                  <w:fldChar w:fldCharType="end"/>
                </w:r>
              </w:hyperlink>
            </w:p>
            <w:p w14:paraId="5D60FAD8" w14:textId="4E3CD8DA" w:rsidR="00B8402D" w:rsidRPr="00467E93" w:rsidRDefault="00B8402D">
              <w:pPr>
                <w:rPr>
                  <w:rFonts w:ascii="Segoe UI" w:hAnsi="Segoe UI" w:cs="Segoe UI"/>
                  <w:sz w:val="22"/>
                  <w:szCs w:val="22"/>
                </w:rPr>
              </w:pPr>
              <w:r w:rsidRPr="00467E93">
                <w:rPr>
                  <w:rFonts w:ascii="Segoe UI" w:hAnsi="Segoe UI" w:cs="Segoe UI"/>
                  <w:b/>
                  <w:bCs/>
                  <w:noProof/>
                  <w:sz w:val="22"/>
                  <w:szCs w:val="22"/>
                </w:rPr>
                <w:fldChar w:fldCharType="end"/>
              </w:r>
            </w:p>
          </w:sdtContent>
        </w:sdt>
        <w:p w14:paraId="1D67D4B9" w14:textId="312BDFB7" w:rsidR="005E594D" w:rsidRPr="00467E93" w:rsidRDefault="005E594D">
          <w:pPr>
            <w:rPr>
              <w:rFonts w:ascii="Segoe UI" w:hAnsi="Segoe UI" w:cs="Segoe UI"/>
              <w:color w:val="000000"/>
              <w:sz w:val="22"/>
              <w:szCs w:val="22"/>
            </w:rPr>
          </w:pPr>
          <w:r w:rsidRPr="00467E93">
            <w:rPr>
              <w:rFonts w:ascii="Segoe UI" w:hAnsi="Segoe UI" w:cs="Segoe UI"/>
              <w:sz w:val="22"/>
              <w:szCs w:val="22"/>
            </w:rPr>
            <w:br w:type="page"/>
          </w:r>
        </w:p>
      </w:sdtContent>
    </w:sdt>
    <w:p w14:paraId="60A8E5F7" w14:textId="4D457EA1" w:rsidR="00F6297C" w:rsidRPr="001F7F60" w:rsidRDefault="00A17394" w:rsidP="00482BC7">
      <w:pPr>
        <w:pStyle w:val="Heading1"/>
        <w:rPr>
          <w:rFonts w:ascii="Segoe UI" w:hAnsi="Segoe UI" w:cs="Segoe UI"/>
          <w:b/>
          <w:bCs/>
          <w:color w:val="FF0000"/>
          <w:sz w:val="22"/>
          <w:szCs w:val="22"/>
        </w:rPr>
      </w:pPr>
      <w:bookmarkStart w:id="0" w:name="_Toc8945420"/>
      <w:r w:rsidRPr="001F7F60">
        <w:rPr>
          <w:rFonts w:ascii="Segoe UI" w:hAnsi="Segoe UI" w:cs="Segoe UI"/>
          <w:b/>
          <w:bCs/>
          <w:color w:val="FF0000"/>
          <w:sz w:val="22"/>
          <w:szCs w:val="22"/>
        </w:rPr>
        <w:lastRenderedPageBreak/>
        <w:t>What is Azure?</w:t>
      </w:r>
      <w:bookmarkEnd w:id="0"/>
    </w:p>
    <w:p w14:paraId="71EA93CC" w14:textId="3CDA26A7" w:rsidR="00A17394" w:rsidRDefault="00A17394" w:rsidP="00054062">
      <w:pPr>
        <w:tabs>
          <w:tab w:val="left" w:pos="1920"/>
        </w:tabs>
        <w:rPr>
          <w:ins w:id="1" w:author="Ashok M" w:date="2020-07-07T17:27:00Z"/>
          <w:rFonts w:ascii="Segoe UI" w:hAnsi="Segoe UI" w:cs="Segoe UI"/>
          <w:sz w:val="22"/>
          <w:szCs w:val="22"/>
          <w:lang w:val="en"/>
        </w:rPr>
      </w:pPr>
      <w:r w:rsidRPr="00467E93">
        <w:rPr>
          <w:rFonts w:ascii="Segoe UI" w:hAnsi="Segoe UI" w:cs="Segoe UI"/>
          <w:sz w:val="22"/>
          <w:szCs w:val="22"/>
          <w:lang w:val="en"/>
        </w:rPr>
        <w:t>Microsoft Azure is an ever-expanding set of cloud services to help your organization meet your business challenges. It’s the freedom to build, manage, and deploy applications on a massive, global network using your favorite tools and frameworks.</w:t>
      </w:r>
    </w:p>
    <w:p w14:paraId="1809A824" w14:textId="334A928B" w:rsidR="00E868CF" w:rsidRDefault="00E868CF" w:rsidP="00054062">
      <w:pPr>
        <w:tabs>
          <w:tab w:val="left" w:pos="1920"/>
        </w:tabs>
        <w:rPr>
          <w:rFonts w:ascii="Segoe UI" w:hAnsi="Segoe UI" w:cs="Segoe UI"/>
          <w:sz w:val="22"/>
          <w:szCs w:val="22"/>
          <w:lang w:val="en"/>
        </w:rPr>
      </w:pPr>
      <w:r w:rsidRPr="00E868CF">
        <w:rPr>
          <w:rFonts w:ascii="Segoe UI" w:hAnsi="Segoe UI" w:cs="Segoe UI"/>
          <w:sz w:val="22"/>
          <w:szCs w:val="22"/>
          <w:lang w:val="en"/>
        </w:rPr>
        <w:t>Azure is Microsoft's cloud solution. A cloud is essentially a collection of host data centers that you don't have to directly manage. You can request services from that cloud</w:t>
      </w:r>
    </w:p>
    <w:p w14:paraId="2D27484D" w14:textId="77777777" w:rsidR="003F65C8" w:rsidRDefault="003F65C8" w:rsidP="003F65C8">
      <w:pPr>
        <w:tabs>
          <w:tab w:val="left" w:pos="1920"/>
        </w:tabs>
        <w:spacing w:after="0"/>
        <w:rPr>
          <w:rFonts w:ascii="Segoe UI" w:hAnsi="Segoe UI" w:cs="Segoe UI"/>
          <w:color w:val="000000" w:themeColor="text1"/>
          <w:shd w:val="clear" w:color="auto" w:fill="FFFFFF"/>
        </w:rPr>
      </w:pPr>
      <w:r>
        <w:rPr>
          <w:rFonts w:ascii="Segoe UI" w:hAnsi="Segoe UI" w:cs="Segoe UI"/>
          <w:color w:val="000000" w:themeColor="text1"/>
          <w:shd w:val="clear" w:color="auto" w:fill="FFFFFF"/>
        </w:rPr>
        <w:t xml:space="preserve">Cost, Global scale, performance, security, speed, productivity, Reliability.  </w:t>
      </w:r>
    </w:p>
    <w:p w14:paraId="2E743466" w14:textId="3B5B6F57" w:rsidR="00523B9C" w:rsidRPr="00467E93" w:rsidRDefault="00523B9C" w:rsidP="009D026D">
      <w:pPr>
        <w:pStyle w:val="Heading3"/>
        <w:spacing w:before="0"/>
        <w:rPr>
          <w:rFonts w:cs="Segoe UI"/>
          <w:b w:val="0"/>
          <w:color w:val="2683C6" w:themeColor="accent2"/>
          <w:sz w:val="22"/>
          <w:szCs w:val="22"/>
        </w:rPr>
      </w:pPr>
      <w:bookmarkStart w:id="2" w:name="_Toc8945421"/>
      <w:r w:rsidRPr="00467E93">
        <w:rPr>
          <w:rFonts w:cs="Segoe UI"/>
          <w:b w:val="0"/>
          <w:color w:val="2683C6" w:themeColor="accent2"/>
          <w:sz w:val="22"/>
          <w:szCs w:val="22"/>
        </w:rPr>
        <w:t xml:space="preserve">Azure is </w:t>
      </w:r>
      <w:r w:rsidR="005F7E1C" w:rsidRPr="00467E93">
        <w:rPr>
          <w:rFonts w:cs="Segoe UI"/>
          <w:b w:val="0"/>
          <w:color w:val="2683C6" w:themeColor="accent2"/>
          <w:sz w:val="22"/>
          <w:szCs w:val="22"/>
        </w:rPr>
        <w:t>R</w:t>
      </w:r>
      <w:r w:rsidRPr="00467E93">
        <w:rPr>
          <w:rFonts w:cs="Segoe UI"/>
          <w:b w:val="0"/>
          <w:color w:val="2683C6" w:themeColor="accent2"/>
          <w:sz w:val="22"/>
          <w:szCs w:val="22"/>
        </w:rPr>
        <w:t>esponsible for</w:t>
      </w:r>
      <w:bookmarkEnd w:id="2"/>
    </w:p>
    <w:p w14:paraId="27CC8B52" w14:textId="77777777" w:rsidR="00F6297C" w:rsidRPr="00467E93" w:rsidRDefault="00F6297C" w:rsidP="009D026D">
      <w:pPr>
        <w:tabs>
          <w:tab w:val="left" w:pos="1920"/>
        </w:tabs>
        <w:spacing w:after="0"/>
        <w:rPr>
          <w:rFonts w:ascii="Segoe UI" w:hAnsi="Segoe UI" w:cs="Segoe UI"/>
          <w:sz w:val="22"/>
          <w:szCs w:val="22"/>
        </w:rPr>
      </w:pPr>
    </w:p>
    <w:p w14:paraId="2DA0AB6A" w14:textId="5E8496C1" w:rsidR="00523B9C" w:rsidRPr="00467E93" w:rsidRDefault="00523B9C" w:rsidP="009D026D">
      <w:pPr>
        <w:tabs>
          <w:tab w:val="left" w:pos="1920"/>
        </w:tabs>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 xml:space="preserve">Availability of the platform (datacenter, connectivity, server, power </w:t>
      </w:r>
      <w:r w:rsidR="00CF27A1" w:rsidRPr="00467E93">
        <w:rPr>
          <w:rFonts w:ascii="Segoe UI" w:hAnsi="Segoe UI" w:cs="Segoe UI"/>
          <w:color w:val="000000" w:themeColor="text1"/>
          <w:sz w:val="22"/>
          <w:szCs w:val="22"/>
          <w:shd w:val="clear" w:color="auto" w:fill="FFFFFF"/>
        </w:rPr>
        <w:t>cooling)</w:t>
      </w:r>
    </w:p>
    <w:p w14:paraId="530766A2" w14:textId="35115D4A" w:rsidR="00523B9C" w:rsidRPr="00467E93" w:rsidRDefault="00523B9C" w:rsidP="009D026D">
      <w:pPr>
        <w:tabs>
          <w:tab w:val="left" w:pos="1920"/>
        </w:tabs>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Data availability</w:t>
      </w:r>
    </w:p>
    <w:p w14:paraId="5004E333" w14:textId="77777777" w:rsidR="00523B9C" w:rsidRPr="00467E93" w:rsidRDefault="00523B9C" w:rsidP="009D026D">
      <w:pPr>
        <w:tabs>
          <w:tab w:val="left" w:pos="1920"/>
        </w:tabs>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Maintenance of the platform (datacenter, connectivity, server storage)</w:t>
      </w:r>
    </w:p>
    <w:p w14:paraId="3677741D" w14:textId="77777777" w:rsidR="00523B9C" w:rsidRPr="00467E93" w:rsidRDefault="00523B9C" w:rsidP="009D026D">
      <w:pPr>
        <w:tabs>
          <w:tab w:val="left" w:pos="1920"/>
        </w:tabs>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Physical security</w:t>
      </w:r>
    </w:p>
    <w:p w14:paraId="72F641DC" w14:textId="1F986406" w:rsidR="007B10CF" w:rsidRPr="00467E93" w:rsidRDefault="00523B9C" w:rsidP="009D026D">
      <w:pPr>
        <w:tabs>
          <w:tab w:val="left" w:pos="1920"/>
        </w:tabs>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 xml:space="preserve">Availability of the service (VM, storage, Network) </w:t>
      </w:r>
    </w:p>
    <w:p w14:paraId="26A339E0" w14:textId="77777777" w:rsidR="003C1A39" w:rsidRPr="00467E93" w:rsidRDefault="003C1A39" w:rsidP="00F23901">
      <w:pPr>
        <w:tabs>
          <w:tab w:val="left" w:pos="1920"/>
        </w:tabs>
        <w:spacing w:after="0"/>
        <w:rPr>
          <w:rFonts w:ascii="Segoe UI" w:hAnsi="Segoe UI" w:cs="Segoe UI"/>
          <w:color w:val="2683C6" w:themeColor="accent2"/>
          <w:sz w:val="22"/>
          <w:szCs w:val="22"/>
          <w:shd w:val="clear" w:color="auto" w:fill="FFFFFF"/>
        </w:rPr>
      </w:pPr>
    </w:p>
    <w:p w14:paraId="2F409D49" w14:textId="406CBD34" w:rsidR="00CF27A1" w:rsidRPr="00467E93" w:rsidRDefault="00CF27A1" w:rsidP="00F23901">
      <w:pPr>
        <w:tabs>
          <w:tab w:val="left" w:pos="1920"/>
        </w:tabs>
        <w:spacing w:after="0"/>
        <w:rPr>
          <w:rFonts w:ascii="Segoe UI" w:hAnsi="Segoe UI" w:cs="Segoe UI"/>
          <w:color w:val="2683C6" w:themeColor="accent2"/>
          <w:sz w:val="22"/>
          <w:szCs w:val="22"/>
          <w:shd w:val="clear" w:color="auto" w:fill="FFFFFF"/>
        </w:rPr>
      </w:pPr>
      <w:r w:rsidRPr="00467E93">
        <w:rPr>
          <w:rFonts w:ascii="Segoe UI" w:hAnsi="Segoe UI" w:cs="Segoe UI"/>
          <w:color w:val="2683C6" w:themeColor="accent2"/>
          <w:sz w:val="22"/>
          <w:szCs w:val="22"/>
          <w:shd w:val="clear" w:color="auto" w:fill="FFFFFF"/>
        </w:rPr>
        <w:t>Azure is NOT responsible for</w:t>
      </w:r>
    </w:p>
    <w:p w14:paraId="14F7B819" w14:textId="007BDD6A" w:rsidR="00CF27A1" w:rsidRPr="00467E93" w:rsidRDefault="00CF27A1" w:rsidP="00CF27A1">
      <w:pPr>
        <w:tabs>
          <w:tab w:val="left" w:pos="1920"/>
        </w:tabs>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VM OS</w:t>
      </w:r>
      <w:r w:rsidR="004E653A" w:rsidRPr="00467E93">
        <w:rPr>
          <w:rFonts w:ascii="Segoe UI" w:hAnsi="Segoe UI" w:cs="Segoe UI"/>
          <w:color w:val="000000" w:themeColor="text1"/>
          <w:sz w:val="22"/>
          <w:szCs w:val="22"/>
          <w:shd w:val="clear" w:color="auto" w:fill="FFFFFF"/>
        </w:rPr>
        <w:t xml:space="preserve">, </w:t>
      </w:r>
      <w:r w:rsidRPr="00467E93">
        <w:rPr>
          <w:rFonts w:ascii="Segoe UI" w:hAnsi="Segoe UI" w:cs="Segoe UI"/>
          <w:color w:val="000000" w:themeColor="text1"/>
          <w:sz w:val="22"/>
          <w:szCs w:val="22"/>
          <w:shd w:val="clear" w:color="auto" w:fill="FFFFFF"/>
        </w:rPr>
        <w:t>Application deployment on the V</w:t>
      </w:r>
      <w:r w:rsidR="004E653A" w:rsidRPr="00467E93">
        <w:rPr>
          <w:rFonts w:ascii="Segoe UI" w:hAnsi="Segoe UI" w:cs="Segoe UI"/>
          <w:color w:val="000000" w:themeColor="text1"/>
          <w:sz w:val="22"/>
          <w:szCs w:val="22"/>
          <w:shd w:val="clear" w:color="auto" w:fill="FFFFFF"/>
        </w:rPr>
        <w:t xml:space="preserve">M, </w:t>
      </w:r>
      <w:r w:rsidRPr="00467E93">
        <w:rPr>
          <w:rFonts w:ascii="Segoe UI" w:hAnsi="Segoe UI" w:cs="Segoe UI"/>
          <w:color w:val="000000" w:themeColor="text1"/>
          <w:sz w:val="22"/>
          <w:szCs w:val="22"/>
          <w:shd w:val="clear" w:color="auto" w:fill="FFFFFF"/>
        </w:rPr>
        <w:t xml:space="preserve">Resource security </w:t>
      </w:r>
    </w:p>
    <w:p w14:paraId="378FF8AC" w14:textId="77777777" w:rsidR="009D026D" w:rsidRPr="00467E93" w:rsidRDefault="00CF27A1" w:rsidP="009D026D">
      <w:pPr>
        <w:tabs>
          <w:tab w:val="left" w:pos="1920"/>
        </w:tabs>
        <w:spacing w:after="0"/>
        <w:rPr>
          <w:rFonts w:ascii="Segoe UI" w:hAnsi="Segoe UI" w:cs="Segoe UI"/>
          <w:color w:val="2683C6" w:themeColor="accent2"/>
          <w:sz w:val="22"/>
          <w:szCs w:val="22"/>
          <w:shd w:val="clear" w:color="auto" w:fill="FFFFFF"/>
        </w:rPr>
      </w:pPr>
      <w:r w:rsidRPr="00467E93">
        <w:rPr>
          <w:rFonts w:ascii="Segoe UI" w:hAnsi="Segoe UI" w:cs="Segoe UI"/>
          <w:color w:val="2683C6" w:themeColor="accent2"/>
          <w:sz w:val="22"/>
          <w:szCs w:val="22"/>
          <w:shd w:val="clear" w:color="auto" w:fill="FFFFFF"/>
        </w:rPr>
        <w:t xml:space="preserve">Customer are responsible for </w:t>
      </w:r>
    </w:p>
    <w:p w14:paraId="6DCC178F" w14:textId="5E6DDBA4" w:rsidR="00CF27A1" w:rsidRPr="00467E93" w:rsidRDefault="00CF27A1" w:rsidP="009D026D">
      <w:pPr>
        <w:tabs>
          <w:tab w:val="left" w:pos="1920"/>
        </w:tabs>
        <w:spacing w:after="0"/>
        <w:rPr>
          <w:rFonts w:ascii="Segoe UI" w:hAnsi="Segoe UI" w:cs="Segoe UI"/>
          <w:color w:val="2683C6" w:themeColor="accent2"/>
          <w:sz w:val="22"/>
          <w:szCs w:val="22"/>
          <w:shd w:val="clear" w:color="auto" w:fill="FFFFFF"/>
        </w:rPr>
      </w:pPr>
      <w:r w:rsidRPr="00467E93">
        <w:rPr>
          <w:rFonts w:ascii="Segoe UI" w:hAnsi="Segoe UI" w:cs="Segoe UI"/>
          <w:color w:val="000000" w:themeColor="text1"/>
          <w:sz w:val="22"/>
          <w:szCs w:val="22"/>
          <w:shd w:val="clear" w:color="auto" w:fill="FFFFFF"/>
        </w:rPr>
        <w:t>VM maintenance</w:t>
      </w:r>
      <w:r w:rsidR="00F23901" w:rsidRPr="00467E93">
        <w:rPr>
          <w:rFonts w:ascii="Segoe UI" w:hAnsi="Segoe UI" w:cs="Segoe UI"/>
          <w:color w:val="000000" w:themeColor="text1"/>
          <w:sz w:val="22"/>
          <w:szCs w:val="22"/>
          <w:shd w:val="clear" w:color="auto" w:fill="FFFFFF"/>
        </w:rPr>
        <w:t xml:space="preserve"> &amp;</w:t>
      </w:r>
      <w:r w:rsidR="00BB7B6F" w:rsidRPr="00467E93">
        <w:rPr>
          <w:rFonts w:ascii="Segoe UI" w:hAnsi="Segoe UI" w:cs="Segoe UI"/>
          <w:color w:val="000000" w:themeColor="text1"/>
          <w:sz w:val="22"/>
          <w:szCs w:val="22"/>
          <w:shd w:val="clear" w:color="auto" w:fill="FFFFFF"/>
        </w:rPr>
        <w:t xml:space="preserve"> </w:t>
      </w:r>
      <w:r w:rsidRPr="00467E93">
        <w:rPr>
          <w:rFonts w:ascii="Segoe UI" w:hAnsi="Segoe UI" w:cs="Segoe UI"/>
          <w:color w:val="000000" w:themeColor="text1"/>
          <w:sz w:val="22"/>
          <w:szCs w:val="22"/>
          <w:shd w:val="clear" w:color="auto" w:fill="FFFFFF"/>
        </w:rPr>
        <w:t xml:space="preserve">VM OS maintenance </w:t>
      </w:r>
    </w:p>
    <w:p w14:paraId="77C1D30F" w14:textId="00A9201B" w:rsidR="00CF27A1" w:rsidRPr="00467E93" w:rsidRDefault="00CF27A1" w:rsidP="009D026D">
      <w:pPr>
        <w:tabs>
          <w:tab w:val="left" w:pos="1920"/>
        </w:tabs>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Application availability</w:t>
      </w:r>
    </w:p>
    <w:p w14:paraId="3F145952" w14:textId="40598AC4" w:rsidR="00CF27A1" w:rsidRPr="00467E93" w:rsidRDefault="00F6297C" w:rsidP="009D026D">
      <w:pPr>
        <w:tabs>
          <w:tab w:val="left" w:pos="1920"/>
        </w:tabs>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Backup</w:t>
      </w:r>
      <w:r w:rsidR="00CF27A1" w:rsidRPr="00467E93">
        <w:rPr>
          <w:rFonts w:ascii="Segoe UI" w:hAnsi="Segoe UI" w:cs="Segoe UI"/>
          <w:color w:val="000000" w:themeColor="text1"/>
          <w:sz w:val="22"/>
          <w:szCs w:val="22"/>
          <w:shd w:val="clear" w:color="auto" w:fill="FFFFFF"/>
        </w:rPr>
        <w:t xml:space="preserve"> and recovery</w:t>
      </w:r>
      <w:r w:rsidR="00F23901" w:rsidRPr="00467E93">
        <w:rPr>
          <w:rFonts w:ascii="Segoe UI" w:hAnsi="Segoe UI" w:cs="Segoe UI"/>
          <w:color w:val="000000" w:themeColor="text1"/>
          <w:sz w:val="22"/>
          <w:szCs w:val="22"/>
          <w:shd w:val="clear" w:color="auto" w:fill="FFFFFF"/>
        </w:rPr>
        <w:t xml:space="preserve"> &amp;</w:t>
      </w:r>
      <w:r w:rsidR="00CF27A1" w:rsidRPr="00467E93">
        <w:rPr>
          <w:rFonts w:ascii="Segoe UI" w:hAnsi="Segoe UI" w:cs="Segoe UI"/>
          <w:color w:val="000000" w:themeColor="text1"/>
          <w:sz w:val="22"/>
          <w:szCs w:val="22"/>
          <w:shd w:val="clear" w:color="auto" w:fill="FFFFFF"/>
        </w:rPr>
        <w:t xml:space="preserve">Configure the monitoring </w:t>
      </w:r>
    </w:p>
    <w:p w14:paraId="7EAB0456" w14:textId="5F395EB5" w:rsidR="00CF27A1" w:rsidRPr="00467E93" w:rsidRDefault="00F6297C" w:rsidP="009D026D">
      <w:pPr>
        <w:tabs>
          <w:tab w:val="left" w:pos="1920"/>
        </w:tabs>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User’s</w:t>
      </w:r>
      <w:r w:rsidR="00CF27A1" w:rsidRPr="00467E93">
        <w:rPr>
          <w:rFonts w:ascii="Segoe UI" w:hAnsi="Segoe UI" w:cs="Segoe UI"/>
          <w:color w:val="000000" w:themeColor="text1"/>
          <w:sz w:val="22"/>
          <w:szCs w:val="22"/>
          <w:shd w:val="clear" w:color="auto" w:fill="FFFFFF"/>
        </w:rPr>
        <w:t xml:space="preserve"> security</w:t>
      </w:r>
      <w:r w:rsidR="00BB7B6F" w:rsidRPr="00467E93">
        <w:rPr>
          <w:rFonts w:ascii="Segoe UI" w:hAnsi="Segoe UI" w:cs="Segoe UI"/>
          <w:color w:val="000000" w:themeColor="text1"/>
          <w:sz w:val="22"/>
          <w:szCs w:val="22"/>
          <w:shd w:val="clear" w:color="auto" w:fill="FFFFFF"/>
        </w:rPr>
        <w:t>,</w:t>
      </w:r>
      <w:r w:rsidRPr="00467E93">
        <w:rPr>
          <w:rFonts w:ascii="Segoe UI" w:hAnsi="Segoe UI" w:cs="Segoe UI"/>
          <w:color w:val="000000" w:themeColor="text1"/>
          <w:sz w:val="22"/>
          <w:szCs w:val="22"/>
          <w:shd w:val="clear" w:color="auto" w:fill="FFFFFF"/>
        </w:rPr>
        <w:t xml:space="preserve"> </w:t>
      </w:r>
      <w:r w:rsidR="00CF27A1" w:rsidRPr="00467E93">
        <w:rPr>
          <w:rFonts w:ascii="Segoe UI" w:hAnsi="Segoe UI" w:cs="Segoe UI"/>
          <w:color w:val="000000" w:themeColor="text1"/>
          <w:sz w:val="22"/>
          <w:szCs w:val="22"/>
          <w:shd w:val="clear" w:color="auto" w:fill="FFFFFF"/>
        </w:rPr>
        <w:t xml:space="preserve">Configure the AD or other services    </w:t>
      </w:r>
    </w:p>
    <w:p w14:paraId="36F32D15" w14:textId="77777777" w:rsidR="007E3F6F" w:rsidRPr="00467E93" w:rsidRDefault="007E3F6F" w:rsidP="00CF27A1">
      <w:pPr>
        <w:tabs>
          <w:tab w:val="left" w:pos="1920"/>
        </w:tabs>
        <w:spacing w:after="0"/>
        <w:rPr>
          <w:rFonts w:ascii="Segoe UI" w:hAnsi="Segoe UI" w:cs="Segoe UI"/>
          <w:color w:val="000000" w:themeColor="text1"/>
          <w:sz w:val="22"/>
          <w:szCs w:val="22"/>
          <w:shd w:val="clear" w:color="auto" w:fill="FFFFFF"/>
        </w:rPr>
      </w:pPr>
    </w:p>
    <w:tbl>
      <w:tblPr>
        <w:tblW w:w="10294" w:type="dxa"/>
        <w:tblLook w:val="04A0" w:firstRow="1" w:lastRow="0" w:firstColumn="1" w:lastColumn="0" w:noHBand="0" w:noVBand="1"/>
      </w:tblPr>
      <w:tblGrid>
        <w:gridCol w:w="3964"/>
        <w:gridCol w:w="1850"/>
        <w:gridCol w:w="1309"/>
        <w:gridCol w:w="1707"/>
        <w:gridCol w:w="1464"/>
      </w:tblGrid>
      <w:tr w:rsidR="00BB7B6F" w:rsidRPr="00467E93" w14:paraId="48E9698C" w14:textId="77777777" w:rsidTr="004F1E42">
        <w:trPr>
          <w:trHeight w:val="266"/>
        </w:trPr>
        <w:tc>
          <w:tcPr>
            <w:tcW w:w="39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00A921" w14:textId="77777777" w:rsidR="00BB7B6F" w:rsidRPr="00467E93" w:rsidRDefault="00BB7B6F" w:rsidP="00BB7B6F">
            <w:pPr>
              <w:spacing w:after="0" w:line="240" w:lineRule="auto"/>
              <w:jc w:val="center"/>
              <w:rPr>
                <w:rFonts w:ascii="Segoe UI" w:eastAsia="Times New Roman" w:hAnsi="Segoe UI" w:cs="Segoe UI"/>
                <w:b/>
                <w:bCs/>
                <w:color w:val="000000"/>
                <w:sz w:val="22"/>
                <w:szCs w:val="22"/>
                <w:lang w:val="en-IN" w:eastAsia="en-IN"/>
              </w:rPr>
            </w:pPr>
            <w:r w:rsidRPr="00467E93">
              <w:rPr>
                <w:rFonts w:ascii="Segoe UI" w:eastAsia="Times New Roman" w:hAnsi="Segoe UI" w:cs="Segoe UI"/>
                <w:b/>
                <w:bCs/>
                <w:color w:val="000000"/>
                <w:sz w:val="22"/>
                <w:szCs w:val="22"/>
                <w:lang w:val="en-IN" w:eastAsia="en-IN"/>
              </w:rPr>
              <w:t>Responsibility</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58655790" w14:textId="77777777" w:rsidR="00BB7B6F" w:rsidRPr="00467E93" w:rsidRDefault="00BB7B6F" w:rsidP="00BB7B6F">
            <w:pPr>
              <w:spacing w:after="0" w:line="240" w:lineRule="auto"/>
              <w:jc w:val="center"/>
              <w:rPr>
                <w:rFonts w:ascii="Segoe UI" w:eastAsia="Times New Roman" w:hAnsi="Segoe UI" w:cs="Segoe UI"/>
                <w:b/>
                <w:bCs/>
                <w:color w:val="000000"/>
                <w:sz w:val="22"/>
                <w:szCs w:val="22"/>
                <w:lang w:val="en-IN" w:eastAsia="en-IN"/>
              </w:rPr>
            </w:pPr>
            <w:r w:rsidRPr="00467E93">
              <w:rPr>
                <w:rFonts w:ascii="Segoe UI" w:eastAsia="Times New Roman" w:hAnsi="Segoe UI" w:cs="Segoe UI"/>
                <w:b/>
                <w:bCs/>
                <w:color w:val="000000"/>
                <w:sz w:val="22"/>
                <w:szCs w:val="22"/>
                <w:lang w:val="en-IN" w:eastAsia="en-IN"/>
              </w:rPr>
              <w:t>On-prem</w:t>
            </w:r>
          </w:p>
        </w:tc>
        <w:tc>
          <w:tcPr>
            <w:tcW w:w="1309" w:type="dxa"/>
            <w:tcBorders>
              <w:top w:val="single" w:sz="4" w:space="0" w:color="auto"/>
              <w:left w:val="nil"/>
              <w:bottom w:val="single" w:sz="4" w:space="0" w:color="auto"/>
              <w:right w:val="single" w:sz="4" w:space="0" w:color="auto"/>
            </w:tcBorders>
            <w:shd w:val="clear" w:color="auto" w:fill="auto"/>
            <w:noWrap/>
            <w:vAlign w:val="bottom"/>
            <w:hideMark/>
          </w:tcPr>
          <w:p w14:paraId="42DD23D3" w14:textId="77777777" w:rsidR="00BB7B6F" w:rsidRPr="00467E93" w:rsidRDefault="00BB7B6F" w:rsidP="00BB7B6F">
            <w:pPr>
              <w:spacing w:after="0" w:line="240" w:lineRule="auto"/>
              <w:jc w:val="center"/>
              <w:rPr>
                <w:rFonts w:ascii="Segoe UI" w:eastAsia="Times New Roman" w:hAnsi="Segoe UI" w:cs="Segoe UI"/>
                <w:b/>
                <w:bCs/>
                <w:color w:val="000000"/>
                <w:sz w:val="22"/>
                <w:szCs w:val="22"/>
                <w:lang w:val="en-IN" w:eastAsia="en-IN"/>
              </w:rPr>
            </w:pPr>
            <w:r w:rsidRPr="00467E93">
              <w:rPr>
                <w:rFonts w:ascii="Segoe UI" w:eastAsia="Times New Roman" w:hAnsi="Segoe UI" w:cs="Segoe UI"/>
                <w:b/>
                <w:bCs/>
                <w:color w:val="000000"/>
                <w:sz w:val="22"/>
                <w:szCs w:val="22"/>
                <w:lang w:val="en-IN" w:eastAsia="en-IN"/>
              </w:rPr>
              <w:t>IaaS</w:t>
            </w:r>
          </w:p>
        </w:tc>
        <w:tc>
          <w:tcPr>
            <w:tcW w:w="1707" w:type="dxa"/>
            <w:tcBorders>
              <w:top w:val="single" w:sz="4" w:space="0" w:color="auto"/>
              <w:left w:val="nil"/>
              <w:bottom w:val="single" w:sz="4" w:space="0" w:color="auto"/>
              <w:right w:val="single" w:sz="4" w:space="0" w:color="auto"/>
            </w:tcBorders>
            <w:shd w:val="clear" w:color="auto" w:fill="auto"/>
            <w:noWrap/>
            <w:vAlign w:val="bottom"/>
            <w:hideMark/>
          </w:tcPr>
          <w:p w14:paraId="38B440CD" w14:textId="77777777" w:rsidR="00BB7B6F" w:rsidRPr="00467E93" w:rsidRDefault="00BB7B6F" w:rsidP="00BB7B6F">
            <w:pPr>
              <w:spacing w:after="0" w:line="240" w:lineRule="auto"/>
              <w:jc w:val="center"/>
              <w:rPr>
                <w:rFonts w:ascii="Segoe UI" w:eastAsia="Times New Roman" w:hAnsi="Segoe UI" w:cs="Segoe UI"/>
                <w:b/>
                <w:bCs/>
                <w:color w:val="000000"/>
                <w:sz w:val="22"/>
                <w:szCs w:val="22"/>
                <w:lang w:val="en-IN" w:eastAsia="en-IN"/>
              </w:rPr>
            </w:pPr>
            <w:r w:rsidRPr="00467E93">
              <w:rPr>
                <w:rFonts w:ascii="Segoe UI" w:eastAsia="Times New Roman" w:hAnsi="Segoe UI" w:cs="Segoe UI"/>
                <w:b/>
                <w:bCs/>
                <w:color w:val="000000"/>
                <w:sz w:val="22"/>
                <w:szCs w:val="22"/>
                <w:lang w:val="en-IN" w:eastAsia="en-IN"/>
              </w:rPr>
              <w:t>PaaS</w:t>
            </w:r>
          </w:p>
        </w:tc>
        <w:tc>
          <w:tcPr>
            <w:tcW w:w="1464" w:type="dxa"/>
            <w:tcBorders>
              <w:top w:val="single" w:sz="4" w:space="0" w:color="auto"/>
              <w:left w:val="nil"/>
              <w:bottom w:val="single" w:sz="4" w:space="0" w:color="auto"/>
              <w:right w:val="single" w:sz="4" w:space="0" w:color="auto"/>
            </w:tcBorders>
            <w:shd w:val="clear" w:color="auto" w:fill="auto"/>
            <w:noWrap/>
            <w:vAlign w:val="bottom"/>
            <w:hideMark/>
          </w:tcPr>
          <w:p w14:paraId="7626C891" w14:textId="77777777" w:rsidR="00BB7B6F" w:rsidRPr="00467E93" w:rsidRDefault="00BB7B6F" w:rsidP="00BB7B6F">
            <w:pPr>
              <w:spacing w:after="0" w:line="240" w:lineRule="auto"/>
              <w:jc w:val="center"/>
              <w:rPr>
                <w:rFonts w:ascii="Segoe UI" w:eastAsia="Times New Roman" w:hAnsi="Segoe UI" w:cs="Segoe UI"/>
                <w:b/>
                <w:bCs/>
                <w:color w:val="000000"/>
                <w:sz w:val="22"/>
                <w:szCs w:val="22"/>
                <w:lang w:val="en-IN" w:eastAsia="en-IN"/>
              </w:rPr>
            </w:pPr>
            <w:r w:rsidRPr="00467E93">
              <w:rPr>
                <w:rFonts w:ascii="Segoe UI" w:eastAsia="Times New Roman" w:hAnsi="Segoe UI" w:cs="Segoe UI"/>
                <w:b/>
                <w:bCs/>
                <w:color w:val="000000"/>
                <w:sz w:val="22"/>
                <w:szCs w:val="22"/>
                <w:lang w:val="en-IN" w:eastAsia="en-IN"/>
              </w:rPr>
              <w:t>SaaS</w:t>
            </w:r>
          </w:p>
        </w:tc>
      </w:tr>
      <w:tr w:rsidR="004E09D6" w:rsidRPr="00467E93" w14:paraId="60104DF7" w14:textId="77777777" w:rsidTr="004F1E42">
        <w:trPr>
          <w:trHeight w:val="266"/>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3D82F7E7" w14:textId="77777777"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Data Governance &amp;rights Management</w:t>
            </w:r>
          </w:p>
        </w:tc>
        <w:tc>
          <w:tcPr>
            <w:tcW w:w="1850" w:type="dxa"/>
            <w:tcBorders>
              <w:top w:val="nil"/>
              <w:left w:val="nil"/>
              <w:bottom w:val="single" w:sz="4" w:space="0" w:color="auto"/>
              <w:right w:val="single" w:sz="4" w:space="0" w:color="auto"/>
            </w:tcBorders>
            <w:shd w:val="clear" w:color="000000" w:fill="D9E1F2"/>
            <w:noWrap/>
            <w:vAlign w:val="bottom"/>
            <w:hideMark/>
          </w:tcPr>
          <w:p w14:paraId="646D1CCD" w14:textId="10F5756B"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 Customer</w:t>
            </w:r>
          </w:p>
        </w:tc>
        <w:tc>
          <w:tcPr>
            <w:tcW w:w="1309" w:type="dxa"/>
            <w:tcBorders>
              <w:top w:val="nil"/>
              <w:left w:val="nil"/>
              <w:bottom w:val="single" w:sz="4" w:space="0" w:color="auto"/>
              <w:right w:val="single" w:sz="4" w:space="0" w:color="auto"/>
            </w:tcBorders>
            <w:shd w:val="clear" w:color="000000" w:fill="D9E1F2"/>
            <w:noWrap/>
            <w:hideMark/>
          </w:tcPr>
          <w:p w14:paraId="48F6D40A" w14:textId="292E6F79"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A07612">
              <w:rPr>
                <w:rFonts w:ascii="Segoe UI" w:eastAsia="Times New Roman" w:hAnsi="Segoe UI" w:cs="Segoe UI"/>
                <w:color w:val="000000"/>
                <w:sz w:val="22"/>
                <w:szCs w:val="22"/>
                <w:lang w:val="en-IN" w:eastAsia="en-IN"/>
              </w:rPr>
              <w:t>Customer</w:t>
            </w:r>
          </w:p>
        </w:tc>
        <w:tc>
          <w:tcPr>
            <w:tcW w:w="1707" w:type="dxa"/>
            <w:tcBorders>
              <w:top w:val="nil"/>
              <w:left w:val="nil"/>
              <w:bottom w:val="single" w:sz="4" w:space="0" w:color="auto"/>
              <w:right w:val="single" w:sz="4" w:space="0" w:color="auto"/>
            </w:tcBorders>
            <w:shd w:val="clear" w:color="000000" w:fill="D9E1F2"/>
            <w:noWrap/>
            <w:hideMark/>
          </w:tcPr>
          <w:p w14:paraId="40316F3B" w14:textId="2A0A7D3F"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EB6A07">
              <w:rPr>
                <w:rFonts w:ascii="Segoe UI" w:eastAsia="Times New Roman" w:hAnsi="Segoe UI" w:cs="Segoe UI"/>
                <w:color w:val="000000"/>
                <w:sz w:val="22"/>
                <w:szCs w:val="22"/>
                <w:lang w:val="en-IN" w:eastAsia="en-IN"/>
              </w:rPr>
              <w:t>Customer</w:t>
            </w:r>
          </w:p>
        </w:tc>
        <w:tc>
          <w:tcPr>
            <w:tcW w:w="1464" w:type="dxa"/>
            <w:tcBorders>
              <w:top w:val="nil"/>
              <w:left w:val="nil"/>
              <w:bottom w:val="single" w:sz="4" w:space="0" w:color="auto"/>
              <w:right w:val="single" w:sz="4" w:space="0" w:color="auto"/>
            </w:tcBorders>
            <w:shd w:val="clear" w:color="000000" w:fill="D9E1F2"/>
            <w:noWrap/>
            <w:hideMark/>
          </w:tcPr>
          <w:p w14:paraId="4384FDFB" w14:textId="220E3933"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925C18">
              <w:rPr>
                <w:rFonts w:ascii="Segoe UI" w:eastAsia="Times New Roman" w:hAnsi="Segoe UI" w:cs="Segoe UI"/>
                <w:color w:val="000000"/>
                <w:sz w:val="22"/>
                <w:szCs w:val="22"/>
                <w:lang w:val="en-IN" w:eastAsia="en-IN"/>
              </w:rPr>
              <w:t>Customer</w:t>
            </w:r>
          </w:p>
        </w:tc>
      </w:tr>
      <w:tr w:rsidR="004E09D6" w:rsidRPr="00467E93" w14:paraId="280663AF" w14:textId="77777777" w:rsidTr="004F1E42">
        <w:trPr>
          <w:trHeight w:val="266"/>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6C8BD704" w14:textId="38F0BC44"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Clients Endpoints</w:t>
            </w:r>
          </w:p>
        </w:tc>
        <w:tc>
          <w:tcPr>
            <w:tcW w:w="1850" w:type="dxa"/>
            <w:tcBorders>
              <w:top w:val="nil"/>
              <w:left w:val="nil"/>
              <w:bottom w:val="single" w:sz="4" w:space="0" w:color="auto"/>
              <w:right w:val="single" w:sz="4" w:space="0" w:color="auto"/>
            </w:tcBorders>
            <w:shd w:val="clear" w:color="000000" w:fill="D9E1F2"/>
            <w:noWrap/>
            <w:hideMark/>
          </w:tcPr>
          <w:p w14:paraId="4BC4AFEF" w14:textId="5FFFAB94"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AD4F2B">
              <w:rPr>
                <w:rFonts w:ascii="Segoe UI" w:eastAsia="Times New Roman" w:hAnsi="Segoe UI" w:cs="Segoe UI"/>
                <w:color w:val="000000"/>
                <w:sz w:val="22"/>
                <w:szCs w:val="22"/>
                <w:lang w:val="en-IN" w:eastAsia="en-IN"/>
              </w:rPr>
              <w:t>Customer</w:t>
            </w:r>
          </w:p>
        </w:tc>
        <w:tc>
          <w:tcPr>
            <w:tcW w:w="1309" w:type="dxa"/>
            <w:tcBorders>
              <w:top w:val="nil"/>
              <w:left w:val="nil"/>
              <w:bottom w:val="single" w:sz="4" w:space="0" w:color="auto"/>
              <w:right w:val="single" w:sz="4" w:space="0" w:color="auto"/>
            </w:tcBorders>
            <w:shd w:val="clear" w:color="000000" w:fill="D9E1F2"/>
            <w:noWrap/>
            <w:hideMark/>
          </w:tcPr>
          <w:p w14:paraId="539E4ADA" w14:textId="7CDD3C5D"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A07612">
              <w:rPr>
                <w:rFonts w:ascii="Segoe UI" w:eastAsia="Times New Roman" w:hAnsi="Segoe UI" w:cs="Segoe UI"/>
                <w:color w:val="000000"/>
                <w:sz w:val="22"/>
                <w:szCs w:val="22"/>
                <w:lang w:val="en-IN" w:eastAsia="en-IN"/>
              </w:rPr>
              <w:t>Customer</w:t>
            </w:r>
          </w:p>
        </w:tc>
        <w:tc>
          <w:tcPr>
            <w:tcW w:w="1707" w:type="dxa"/>
            <w:tcBorders>
              <w:top w:val="nil"/>
              <w:left w:val="nil"/>
              <w:bottom w:val="single" w:sz="4" w:space="0" w:color="auto"/>
              <w:right w:val="single" w:sz="4" w:space="0" w:color="auto"/>
            </w:tcBorders>
            <w:shd w:val="clear" w:color="000000" w:fill="D9E1F2"/>
            <w:noWrap/>
            <w:hideMark/>
          </w:tcPr>
          <w:p w14:paraId="7AAA5DAA" w14:textId="422D95FD"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EB6A07">
              <w:rPr>
                <w:rFonts w:ascii="Segoe UI" w:eastAsia="Times New Roman" w:hAnsi="Segoe UI" w:cs="Segoe UI"/>
                <w:color w:val="000000"/>
                <w:sz w:val="22"/>
                <w:szCs w:val="22"/>
                <w:lang w:val="en-IN" w:eastAsia="en-IN"/>
              </w:rPr>
              <w:t>Customer</w:t>
            </w:r>
          </w:p>
        </w:tc>
        <w:tc>
          <w:tcPr>
            <w:tcW w:w="1464" w:type="dxa"/>
            <w:tcBorders>
              <w:top w:val="nil"/>
              <w:left w:val="nil"/>
              <w:bottom w:val="single" w:sz="4" w:space="0" w:color="auto"/>
              <w:right w:val="single" w:sz="4" w:space="0" w:color="auto"/>
            </w:tcBorders>
            <w:shd w:val="clear" w:color="000000" w:fill="D9E1F2"/>
            <w:noWrap/>
            <w:hideMark/>
          </w:tcPr>
          <w:p w14:paraId="74D8461B" w14:textId="3F66BB7F"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925C18">
              <w:rPr>
                <w:rFonts w:ascii="Segoe UI" w:eastAsia="Times New Roman" w:hAnsi="Segoe UI" w:cs="Segoe UI"/>
                <w:color w:val="000000"/>
                <w:sz w:val="22"/>
                <w:szCs w:val="22"/>
                <w:lang w:val="en-IN" w:eastAsia="en-IN"/>
              </w:rPr>
              <w:t>Customer</w:t>
            </w:r>
          </w:p>
        </w:tc>
      </w:tr>
      <w:tr w:rsidR="004E09D6" w:rsidRPr="00467E93" w14:paraId="216AB729" w14:textId="77777777" w:rsidTr="004F1E42">
        <w:trPr>
          <w:trHeight w:val="266"/>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182AFD61" w14:textId="77777777"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 xml:space="preserve">Account &amp; Access Management </w:t>
            </w:r>
          </w:p>
        </w:tc>
        <w:tc>
          <w:tcPr>
            <w:tcW w:w="1850" w:type="dxa"/>
            <w:tcBorders>
              <w:top w:val="nil"/>
              <w:left w:val="nil"/>
              <w:bottom w:val="single" w:sz="4" w:space="0" w:color="auto"/>
              <w:right w:val="single" w:sz="4" w:space="0" w:color="auto"/>
            </w:tcBorders>
            <w:shd w:val="clear" w:color="000000" w:fill="D9E1F2"/>
            <w:noWrap/>
            <w:hideMark/>
          </w:tcPr>
          <w:p w14:paraId="44472CAF" w14:textId="63A6CEA8"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AD4F2B">
              <w:rPr>
                <w:rFonts w:ascii="Segoe UI" w:eastAsia="Times New Roman" w:hAnsi="Segoe UI" w:cs="Segoe UI"/>
                <w:color w:val="000000"/>
                <w:sz w:val="22"/>
                <w:szCs w:val="22"/>
                <w:lang w:val="en-IN" w:eastAsia="en-IN"/>
              </w:rPr>
              <w:t>Customer</w:t>
            </w:r>
          </w:p>
        </w:tc>
        <w:tc>
          <w:tcPr>
            <w:tcW w:w="1309" w:type="dxa"/>
            <w:tcBorders>
              <w:top w:val="nil"/>
              <w:left w:val="nil"/>
              <w:bottom w:val="single" w:sz="4" w:space="0" w:color="auto"/>
              <w:right w:val="single" w:sz="4" w:space="0" w:color="auto"/>
            </w:tcBorders>
            <w:shd w:val="clear" w:color="000000" w:fill="D9E1F2"/>
            <w:noWrap/>
            <w:hideMark/>
          </w:tcPr>
          <w:p w14:paraId="798A031F" w14:textId="1744A159"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A07612">
              <w:rPr>
                <w:rFonts w:ascii="Segoe UI" w:eastAsia="Times New Roman" w:hAnsi="Segoe UI" w:cs="Segoe UI"/>
                <w:color w:val="000000"/>
                <w:sz w:val="22"/>
                <w:szCs w:val="22"/>
                <w:lang w:val="en-IN" w:eastAsia="en-IN"/>
              </w:rPr>
              <w:t>Customer</w:t>
            </w:r>
          </w:p>
        </w:tc>
        <w:tc>
          <w:tcPr>
            <w:tcW w:w="1707" w:type="dxa"/>
            <w:tcBorders>
              <w:top w:val="nil"/>
              <w:left w:val="nil"/>
              <w:bottom w:val="single" w:sz="4" w:space="0" w:color="auto"/>
              <w:right w:val="single" w:sz="4" w:space="0" w:color="auto"/>
            </w:tcBorders>
            <w:shd w:val="clear" w:color="000000" w:fill="D9E1F2"/>
            <w:noWrap/>
            <w:hideMark/>
          </w:tcPr>
          <w:p w14:paraId="3EA6BC64" w14:textId="4B96FF99"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EB6A07">
              <w:rPr>
                <w:rFonts w:ascii="Segoe UI" w:eastAsia="Times New Roman" w:hAnsi="Segoe UI" w:cs="Segoe UI"/>
                <w:color w:val="000000"/>
                <w:sz w:val="22"/>
                <w:szCs w:val="22"/>
                <w:lang w:val="en-IN" w:eastAsia="en-IN"/>
              </w:rPr>
              <w:t>Customer</w:t>
            </w:r>
          </w:p>
        </w:tc>
        <w:tc>
          <w:tcPr>
            <w:tcW w:w="1464" w:type="dxa"/>
            <w:tcBorders>
              <w:top w:val="nil"/>
              <w:left w:val="nil"/>
              <w:bottom w:val="single" w:sz="4" w:space="0" w:color="auto"/>
              <w:right w:val="single" w:sz="4" w:space="0" w:color="auto"/>
            </w:tcBorders>
            <w:shd w:val="clear" w:color="000000" w:fill="D9E1F2"/>
            <w:noWrap/>
            <w:hideMark/>
          </w:tcPr>
          <w:p w14:paraId="1D96132F" w14:textId="531BF890"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925C18">
              <w:rPr>
                <w:rFonts w:ascii="Segoe UI" w:eastAsia="Times New Roman" w:hAnsi="Segoe UI" w:cs="Segoe UI"/>
                <w:color w:val="000000"/>
                <w:sz w:val="22"/>
                <w:szCs w:val="22"/>
                <w:lang w:val="en-IN" w:eastAsia="en-IN"/>
              </w:rPr>
              <w:t>Customer</w:t>
            </w:r>
          </w:p>
        </w:tc>
      </w:tr>
      <w:tr w:rsidR="004E09D6" w:rsidRPr="00467E93" w14:paraId="700D274F" w14:textId="77777777" w:rsidTr="004F1E42">
        <w:trPr>
          <w:trHeight w:val="266"/>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16016581" w14:textId="069A6DAC"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Identity &amp; directory infrastructure</w:t>
            </w:r>
          </w:p>
        </w:tc>
        <w:tc>
          <w:tcPr>
            <w:tcW w:w="1850" w:type="dxa"/>
            <w:tcBorders>
              <w:top w:val="nil"/>
              <w:left w:val="nil"/>
              <w:bottom w:val="single" w:sz="4" w:space="0" w:color="auto"/>
              <w:right w:val="single" w:sz="4" w:space="0" w:color="auto"/>
            </w:tcBorders>
            <w:shd w:val="clear" w:color="000000" w:fill="D9E1F2"/>
            <w:noWrap/>
            <w:hideMark/>
          </w:tcPr>
          <w:p w14:paraId="4E9FD5E3" w14:textId="32F5E86D"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AD4F2B">
              <w:rPr>
                <w:rFonts w:ascii="Segoe UI" w:eastAsia="Times New Roman" w:hAnsi="Segoe UI" w:cs="Segoe UI"/>
                <w:color w:val="000000"/>
                <w:sz w:val="22"/>
                <w:szCs w:val="22"/>
                <w:lang w:val="en-IN" w:eastAsia="en-IN"/>
              </w:rPr>
              <w:t>Customer</w:t>
            </w:r>
          </w:p>
        </w:tc>
        <w:tc>
          <w:tcPr>
            <w:tcW w:w="1309" w:type="dxa"/>
            <w:tcBorders>
              <w:top w:val="nil"/>
              <w:left w:val="nil"/>
              <w:bottom w:val="single" w:sz="4" w:space="0" w:color="auto"/>
              <w:right w:val="single" w:sz="4" w:space="0" w:color="auto"/>
            </w:tcBorders>
            <w:shd w:val="clear" w:color="000000" w:fill="D9E1F2"/>
            <w:noWrap/>
            <w:hideMark/>
          </w:tcPr>
          <w:p w14:paraId="64DD3F01" w14:textId="62378808"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A07612">
              <w:rPr>
                <w:rFonts w:ascii="Segoe UI" w:eastAsia="Times New Roman" w:hAnsi="Segoe UI" w:cs="Segoe UI"/>
                <w:color w:val="000000"/>
                <w:sz w:val="22"/>
                <w:szCs w:val="22"/>
                <w:lang w:val="en-IN" w:eastAsia="en-IN"/>
              </w:rPr>
              <w:t>Customer</w:t>
            </w:r>
          </w:p>
        </w:tc>
        <w:tc>
          <w:tcPr>
            <w:tcW w:w="1707" w:type="dxa"/>
            <w:tcBorders>
              <w:top w:val="nil"/>
              <w:left w:val="nil"/>
              <w:bottom w:val="single" w:sz="4" w:space="0" w:color="auto"/>
              <w:right w:val="single" w:sz="4" w:space="0" w:color="auto"/>
            </w:tcBorders>
            <w:shd w:val="clear" w:color="000000" w:fill="F4B084"/>
            <w:noWrap/>
            <w:vAlign w:val="bottom"/>
            <w:hideMark/>
          </w:tcPr>
          <w:p w14:paraId="16C6E587" w14:textId="6D75EECB"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Microsoft/ Customer</w:t>
            </w:r>
          </w:p>
        </w:tc>
        <w:tc>
          <w:tcPr>
            <w:tcW w:w="1464" w:type="dxa"/>
            <w:tcBorders>
              <w:top w:val="nil"/>
              <w:left w:val="nil"/>
              <w:bottom w:val="single" w:sz="4" w:space="0" w:color="auto"/>
              <w:right w:val="single" w:sz="4" w:space="0" w:color="auto"/>
            </w:tcBorders>
            <w:shd w:val="clear" w:color="000000" w:fill="F4B084"/>
            <w:noWrap/>
            <w:vAlign w:val="bottom"/>
            <w:hideMark/>
          </w:tcPr>
          <w:p w14:paraId="67602F8D" w14:textId="11CDF909"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 Microsoft/ Customer</w:t>
            </w:r>
          </w:p>
        </w:tc>
      </w:tr>
      <w:tr w:rsidR="004E09D6" w:rsidRPr="00467E93" w14:paraId="30550703" w14:textId="77777777" w:rsidTr="004F1E42">
        <w:trPr>
          <w:trHeight w:val="266"/>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43AA01E7" w14:textId="77777777"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Application</w:t>
            </w:r>
          </w:p>
        </w:tc>
        <w:tc>
          <w:tcPr>
            <w:tcW w:w="1850" w:type="dxa"/>
            <w:tcBorders>
              <w:top w:val="nil"/>
              <w:left w:val="nil"/>
              <w:bottom w:val="single" w:sz="4" w:space="0" w:color="auto"/>
              <w:right w:val="single" w:sz="4" w:space="0" w:color="auto"/>
            </w:tcBorders>
            <w:shd w:val="clear" w:color="000000" w:fill="D9E1F2"/>
            <w:noWrap/>
            <w:hideMark/>
          </w:tcPr>
          <w:p w14:paraId="6C17CCAA" w14:textId="6FBF645C"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AD4F2B">
              <w:rPr>
                <w:rFonts w:ascii="Segoe UI" w:eastAsia="Times New Roman" w:hAnsi="Segoe UI" w:cs="Segoe UI"/>
                <w:color w:val="000000"/>
                <w:sz w:val="22"/>
                <w:szCs w:val="22"/>
                <w:lang w:val="en-IN" w:eastAsia="en-IN"/>
              </w:rPr>
              <w:t>Customer</w:t>
            </w:r>
          </w:p>
        </w:tc>
        <w:tc>
          <w:tcPr>
            <w:tcW w:w="1309" w:type="dxa"/>
            <w:tcBorders>
              <w:top w:val="nil"/>
              <w:left w:val="nil"/>
              <w:bottom w:val="single" w:sz="4" w:space="0" w:color="auto"/>
              <w:right w:val="single" w:sz="4" w:space="0" w:color="auto"/>
            </w:tcBorders>
            <w:shd w:val="clear" w:color="000000" w:fill="D9E1F2"/>
            <w:noWrap/>
            <w:hideMark/>
          </w:tcPr>
          <w:p w14:paraId="6813761D" w14:textId="1A3E72DD"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A07612">
              <w:rPr>
                <w:rFonts w:ascii="Segoe UI" w:eastAsia="Times New Roman" w:hAnsi="Segoe UI" w:cs="Segoe UI"/>
                <w:color w:val="000000"/>
                <w:sz w:val="22"/>
                <w:szCs w:val="22"/>
                <w:lang w:val="en-IN" w:eastAsia="en-IN"/>
              </w:rPr>
              <w:t>Customer</w:t>
            </w:r>
          </w:p>
        </w:tc>
        <w:tc>
          <w:tcPr>
            <w:tcW w:w="1707" w:type="dxa"/>
            <w:tcBorders>
              <w:top w:val="nil"/>
              <w:left w:val="nil"/>
              <w:bottom w:val="single" w:sz="4" w:space="0" w:color="auto"/>
              <w:right w:val="single" w:sz="4" w:space="0" w:color="auto"/>
            </w:tcBorders>
            <w:shd w:val="clear" w:color="000000" w:fill="F4B084"/>
            <w:noWrap/>
            <w:vAlign w:val="bottom"/>
            <w:hideMark/>
          </w:tcPr>
          <w:p w14:paraId="4DA72727" w14:textId="7E19A9A3"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 Microsoft/ Customer</w:t>
            </w:r>
          </w:p>
        </w:tc>
        <w:tc>
          <w:tcPr>
            <w:tcW w:w="1464" w:type="dxa"/>
            <w:tcBorders>
              <w:top w:val="nil"/>
              <w:left w:val="nil"/>
              <w:bottom w:val="single" w:sz="4" w:space="0" w:color="auto"/>
              <w:right w:val="single" w:sz="4" w:space="0" w:color="auto"/>
            </w:tcBorders>
            <w:shd w:val="clear" w:color="000000" w:fill="70AD47"/>
            <w:noWrap/>
            <w:vAlign w:val="bottom"/>
            <w:hideMark/>
          </w:tcPr>
          <w:p w14:paraId="2095DD3C" w14:textId="0BE1059A" w:rsidR="004E09D6" w:rsidRPr="00467E93" w:rsidRDefault="004E09D6" w:rsidP="004E09D6">
            <w:pPr>
              <w:spacing w:after="0" w:line="240" w:lineRule="auto"/>
              <w:rPr>
                <w:rFonts w:ascii="Segoe UI" w:eastAsia="Times New Roman" w:hAnsi="Segoe UI" w:cs="Segoe UI"/>
                <w:color w:val="FFFFFF"/>
                <w:sz w:val="22"/>
                <w:szCs w:val="22"/>
                <w:lang w:val="en-IN" w:eastAsia="en-IN"/>
              </w:rPr>
            </w:pPr>
            <w:r w:rsidRPr="00467E93">
              <w:rPr>
                <w:rFonts w:ascii="Segoe UI" w:eastAsia="Times New Roman" w:hAnsi="Segoe UI" w:cs="Segoe UI"/>
                <w:color w:val="FFFFFF"/>
                <w:sz w:val="22"/>
                <w:szCs w:val="22"/>
                <w:lang w:val="en-IN" w:eastAsia="en-IN"/>
              </w:rPr>
              <w:t> </w:t>
            </w:r>
            <w:r w:rsidRPr="00467E93">
              <w:rPr>
                <w:rFonts w:ascii="Segoe UI" w:eastAsia="Times New Roman" w:hAnsi="Segoe UI" w:cs="Segoe UI"/>
                <w:color w:val="000000"/>
                <w:sz w:val="22"/>
                <w:szCs w:val="22"/>
                <w:lang w:val="en-IN" w:eastAsia="en-IN"/>
              </w:rPr>
              <w:t>Microsoft</w:t>
            </w:r>
          </w:p>
        </w:tc>
      </w:tr>
      <w:tr w:rsidR="004E09D6" w:rsidRPr="00467E93" w14:paraId="79A0D335" w14:textId="77777777" w:rsidTr="004F1E42">
        <w:trPr>
          <w:trHeight w:val="266"/>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48FACB1E" w14:textId="77777777"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Network control</w:t>
            </w:r>
          </w:p>
        </w:tc>
        <w:tc>
          <w:tcPr>
            <w:tcW w:w="1850" w:type="dxa"/>
            <w:tcBorders>
              <w:top w:val="nil"/>
              <w:left w:val="nil"/>
              <w:bottom w:val="single" w:sz="4" w:space="0" w:color="auto"/>
              <w:right w:val="single" w:sz="4" w:space="0" w:color="auto"/>
            </w:tcBorders>
            <w:shd w:val="clear" w:color="000000" w:fill="D9E1F2"/>
            <w:noWrap/>
            <w:hideMark/>
          </w:tcPr>
          <w:p w14:paraId="584F0D3F" w14:textId="10A4B958"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AD4F2B">
              <w:rPr>
                <w:rFonts w:ascii="Segoe UI" w:eastAsia="Times New Roman" w:hAnsi="Segoe UI" w:cs="Segoe UI"/>
                <w:color w:val="000000"/>
                <w:sz w:val="22"/>
                <w:szCs w:val="22"/>
                <w:lang w:val="en-IN" w:eastAsia="en-IN"/>
              </w:rPr>
              <w:t>Customer</w:t>
            </w:r>
          </w:p>
        </w:tc>
        <w:tc>
          <w:tcPr>
            <w:tcW w:w="1309" w:type="dxa"/>
            <w:tcBorders>
              <w:top w:val="nil"/>
              <w:left w:val="nil"/>
              <w:bottom w:val="single" w:sz="4" w:space="0" w:color="auto"/>
              <w:right w:val="single" w:sz="4" w:space="0" w:color="auto"/>
            </w:tcBorders>
            <w:shd w:val="clear" w:color="000000" w:fill="D9E1F2"/>
            <w:noWrap/>
            <w:hideMark/>
          </w:tcPr>
          <w:p w14:paraId="6BBC116F" w14:textId="0BF50EC8"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A07612">
              <w:rPr>
                <w:rFonts w:ascii="Segoe UI" w:eastAsia="Times New Roman" w:hAnsi="Segoe UI" w:cs="Segoe UI"/>
                <w:color w:val="000000"/>
                <w:sz w:val="22"/>
                <w:szCs w:val="22"/>
                <w:lang w:val="en-IN" w:eastAsia="en-IN"/>
              </w:rPr>
              <w:t>Customer</w:t>
            </w:r>
          </w:p>
        </w:tc>
        <w:tc>
          <w:tcPr>
            <w:tcW w:w="1707" w:type="dxa"/>
            <w:tcBorders>
              <w:top w:val="nil"/>
              <w:left w:val="nil"/>
              <w:bottom w:val="single" w:sz="4" w:space="0" w:color="auto"/>
              <w:right w:val="single" w:sz="4" w:space="0" w:color="auto"/>
            </w:tcBorders>
            <w:shd w:val="clear" w:color="000000" w:fill="F4B084"/>
            <w:noWrap/>
            <w:vAlign w:val="bottom"/>
            <w:hideMark/>
          </w:tcPr>
          <w:p w14:paraId="28F5D094" w14:textId="27443107"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 Microsoft/ Customer</w:t>
            </w:r>
          </w:p>
        </w:tc>
        <w:tc>
          <w:tcPr>
            <w:tcW w:w="1464" w:type="dxa"/>
            <w:tcBorders>
              <w:top w:val="nil"/>
              <w:left w:val="nil"/>
              <w:bottom w:val="single" w:sz="4" w:space="0" w:color="auto"/>
              <w:right w:val="single" w:sz="4" w:space="0" w:color="auto"/>
            </w:tcBorders>
            <w:shd w:val="clear" w:color="000000" w:fill="70AD47"/>
            <w:noWrap/>
            <w:vAlign w:val="bottom"/>
            <w:hideMark/>
          </w:tcPr>
          <w:p w14:paraId="794F7DFA" w14:textId="319A69FE" w:rsidR="004E09D6" w:rsidRPr="00467E93" w:rsidRDefault="004E09D6" w:rsidP="004E09D6">
            <w:pPr>
              <w:spacing w:after="0" w:line="240" w:lineRule="auto"/>
              <w:rPr>
                <w:rFonts w:ascii="Segoe UI" w:eastAsia="Times New Roman" w:hAnsi="Segoe UI" w:cs="Segoe UI"/>
                <w:color w:val="FFFFFF"/>
                <w:sz w:val="22"/>
                <w:szCs w:val="22"/>
                <w:lang w:val="en-IN" w:eastAsia="en-IN"/>
              </w:rPr>
            </w:pPr>
            <w:r w:rsidRPr="00467E93">
              <w:rPr>
                <w:rFonts w:ascii="Segoe UI" w:eastAsia="Times New Roman" w:hAnsi="Segoe UI" w:cs="Segoe UI"/>
                <w:color w:val="FFFFFF"/>
                <w:sz w:val="22"/>
                <w:szCs w:val="22"/>
                <w:lang w:val="en-IN" w:eastAsia="en-IN"/>
              </w:rPr>
              <w:t> </w:t>
            </w:r>
            <w:r w:rsidRPr="00467E93">
              <w:rPr>
                <w:rFonts w:ascii="Segoe UI" w:eastAsia="Times New Roman" w:hAnsi="Segoe UI" w:cs="Segoe UI"/>
                <w:color w:val="000000"/>
                <w:sz w:val="22"/>
                <w:szCs w:val="22"/>
                <w:lang w:val="en-IN" w:eastAsia="en-IN"/>
              </w:rPr>
              <w:t>Microsoft</w:t>
            </w:r>
          </w:p>
        </w:tc>
      </w:tr>
      <w:tr w:rsidR="004E09D6" w:rsidRPr="00467E93" w14:paraId="3D7045CA" w14:textId="77777777" w:rsidTr="004F1E42">
        <w:trPr>
          <w:trHeight w:val="266"/>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29D38DF8" w14:textId="77777777"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Operating system</w:t>
            </w:r>
          </w:p>
        </w:tc>
        <w:tc>
          <w:tcPr>
            <w:tcW w:w="1850" w:type="dxa"/>
            <w:tcBorders>
              <w:top w:val="nil"/>
              <w:left w:val="nil"/>
              <w:bottom w:val="single" w:sz="4" w:space="0" w:color="auto"/>
              <w:right w:val="single" w:sz="4" w:space="0" w:color="auto"/>
            </w:tcBorders>
            <w:shd w:val="clear" w:color="000000" w:fill="D9E1F2"/>
            <w:noWrap/>
            <w:hideMark/>
          </w:tcPr>
          <w:p w14:paraId="33FA245B" w14:textId="02CAE071"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AD4F2B">
              <w:rPr>
                <w:rFonts w:ascii="Segoe UI" w:eastAsia="Times New Roman" w:hAnsi="Segoe UI" w:cs="Segoe UI"/>
                <w:color w:val="000000"/>
                <w:sz w:val="22"/>
                <w:szCs w:val="22"/>
                <w:lang w:val="en-IN" w:eastAsia="en-IN"/>
              </w:rPr>
              <w:t>Customer</w:t>
            </w:r>
          </w:p>
        </w:tc>
        <w:tc>
          <w:tcPr>
            <w:tcW w:w="1309" w:type="dxa"/>
            <w:tcBorders>
              <w:top w:val="nil"/>
              <w:left w:val="nil"/>
              <w:bottom w:val="single" w:sz="4" w:space="0" w:color="auto"/>
              <w:right w:val="single" w:sz="4" w:space="0" w:color="auto"/>
            </w:tcBorders>
            <w:shd w:val="clear" w:color="000000" w:fill="70AD47"/>
            <w:noWrap/>
            <w:vAlign w:val="bottom"/>
            <w:hideMark/>
          </w:tcPr>
          <w:p w14:paraId="1E5198EB" w14:textId="07EA6F95" w:rsidR="004E09D6" w:rsidRPr="00467E93" w:rsidRDefault="004E09D6" w:rsidP="004E09D6">
            <w:pPr>
              <w:spacing w:after="0" w:line="240" w:lineRule="auto"/>
              <w:rPr>
                <w:rFonts w:ascii="Segoe UI" w:eastAsia="Times New Roman" w:hAnsi="Segoe UI" w:cs="Segoe UI"/>
                <w:color w:val="FFFFFF"/>
                <w:sz w:val="22"/>
                <w:szCs w:val="22"/>
                <w:lang w:val="en-IN" w:eastAsia="en-IN"/>
              </w:rPr>
            </w:pPr>
            <w:r w:rsidRPr="00467E93">
              <w:rPr>
                <w:rFonts w:ascii="Segoe UI" w:eastAsia="Times New Roman" w:hAnsi="Segoe UI" w:cs="Segoe UI"/>
                <w:color w:val="FFFFFF"/>
                <w:sz w:val="22"/>
                <w:szCs w:val="22"/>
                <w:lang w:val="en-IN" w:eastAsia="en-IN"/>
              </w:rPr>
              <w:t> </w:t>
            </w:r>
            <w:r w:rsidRPr="00467E93">
              <w:rPr>
                <w:rFonts w:ascii="Segoe UI" w:eastAsia="Times New Roman" w:hAnsi="Segoe UI" w:cs="Segoe UI"/>
                <w:color w:val="000000"/>
                <w:sz w:val="22"/>
                <w:szCs w:val="22"/>
                <w:lang w:val="en-IN" w:eastAsia="en-IN"/>
              </w:rPr>
              <w:t>Microsoft</w:t>
            </w:r>
          </w:p>
        </w:tc>
        <w:tc>
          <w:tcPr>
            <w:tcW w:w="1707" w:type="dxa"/>
            <w:tcBorders>
              <w:top w:val="nil"/>
              <w:left w:val="nil"/>
              <w:bottom w:val="single" w:sz="4" w:space="0" w:color="auto"/>
              <w:right w:val="single" w:sz="4" w:space="0" w:color="auto"/>
            </w:tcBorders>
            <w:shd w:val="clear" w:color="000000" w:fill="70AD47"/>
            <w:noWrap/>
            <w:vAlign w:val="bottom"/>
            <w:hideMark/>
          </w:tcPr>
          <w:p w14:paraId="3B642B64" w14:textId="051EC14E" w:rsidR="004E09D6" w:rsidRPr="00467E93" w:rsidRDefault="004E09D6" w:rsidP="004E09D6">
            <w:pPr>
              <w:spacing w:after="0" w:line="240" w:lineRule="auto"/>
              <w:rPr>
                <w:rFonts w:ascii="Segoe UI" w:eastAsia="Times New Roman" w:hAnsi="Segoe UI" w:cs="Segoe UI"/>
                <w:color w:val="FFFFFF"/>
                <w:sz w:val="22"/>
                <w:szCs w:val="22"/>
                <w:lang w:val="en-IN" w:eastAsia="en-IN"/>
              </w:rPr>
            </w:pPr>
            <w:r w:rsidRPr="00467E93">
              <w:rPr>
                <w:rFonts w:ascii="Segoe UI" w:eastAsia="Times New Roman" w:hAnsi="Segoe UI" w:cs="Segoe UI"/>
                <w:color w:val="FFFFFF"/>
                <w:sz w:val="22"/>
                <w:szCs w:val="22"/>
                <w:lang w:val="en-IN" w:eastAsia="en-IN"/>
              </w:rPr>
              <w:t> </w:t>
            </w:r>
            <w:r w:rsidRPr="00467E93">
              <w:rPr>
                <w:rFonts w:ascii="Segoe UI" w:eastAsia="Times New Roman" w:hAnsi="Segoe UI" w:cs="Segoe UI"/>
                <w:color w:val="000000"/>
                <w:sz w:val="22"/>
                <w:szCs w:val="22"/>
                <w:lang w:val="en-IN" w:eastAsia="en-IN"/>
              </w:rPr>
              <w:t>Microsoft</w:t>
            </w:r>
          </w:p>
        </w:tc>
        <w:tc>
          <w:tcPr>
            <w:tcW w:w="1464" w:type="dxa"/>
            <w:tcBorders>
              <w:top w:val="nil"/>
              <w:left w:val="nil"/>
              <w:bottom w:val="single" w:sz="4" w:space="0" w:color="auto"/>
              <w:right w:val="single" w:sz="4" w:space="0" w:color="auto"/>
            </w:tcBorders>
            <w:shd w:val="clear" w:color="000000" w:fill="70AD47"/>
            <w:noWrap/>
            <w:vAlign w:val="bottom"/>
            <w:hideMark/>
          </w:tcPr>
          <w:p w14:paraId="0CE161C4" w14:textId="2940AF86" w:rsidR="004E09D6" w:rsidRPr="00467E93" w:rsidRDefault="004E09D6" w:rsidP="004E09D6">
            <w:pPr>
              <w:spacing w:after="0" w:line="240" w:lineRule="auto"/>
              <w:rPr>
                <w:rFonts w:ascii="Segoe UI" w:eastAsia="Times New Roman" w:hAnsi="Segoe UI" w:cs="Segoe UI"/>
                <w:color w:val="FFFFFF"/>
                <w:sz w:val="22"/>
                <w:szCs w:val="22"/>
                <w:lang w:val="en-IN" w:eastAsia="en-IN"/>
              </w:rPr>
            </w:pPr>
            <w:r w:rsidRPr="00467E93">
              <w:rPr>
                <w:rFonts w:ascii="Segoe UI" w:eastAsia="Times New Roman" w:hAnsi="Segoe UI" w:cs="Segoe UI"/>
                <w:color w:val="FFFFFF"/>
                <w:sz w:val="22"/>
                <w:szCs w:val="22"/>
                <w:lang w:val="en-IN" w:eastAsia="en-IN"/>
              </w:rPr>
              <w:t> </w:t>
            </w:r>
            <w:r w:rsidRPr="00467E93">
              <w:rPr>
                <w:rFonts w:ascii="Segoe UI" w:eastAsia="Times New Roman" w:hAnsi="Segoe UI" w:cs="Segoe UI"/>
                <w:color w:val="000000"/>
                <w:sz w:val="22"/>
                <w:szCs w:val="22"/>
                <w:lang w:val="en-IN" w:eastAsia="en-IN"/>
              </w:rPr>
              <w:t>Microsoft</w:t>
            </w:r>
          </w:p>
        </w:tc>
      </w:tr>
      <w:tr w:rsidR="004E09D6" w:rsidRPr="00467E93" w14:paraId="033B1BDA" w14:textId="77777777" w:rsidTr="004F1E42">
        <w:trPr>
          <w:trHeight w:val="266"/>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173228F5" w14:textId="7BA7058D"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Physical Host</w:t>
            </w:r>
          </w:p>
        </w:tc>
        <w:tc>
          <w:tcPr>
            <w:tcW w:w="1850" w:type="dxa"/>
            <w:tcBorders>
              <w:top w:val="nil"/>
              <w:left w:val="nil"/>
              <w:bottom w:val="single" w:sz="4" w:space="0" w:color="auto"/>
              <w:right w:val="single" w:sz="4" w:space="0" w:color="auto"/>
            </w:tcBorders>
            <w:shd w:val="clear" w:color="000000" w:fill="D9E1F2"/>
            <w:noWrap/>
            <w:hideMark/>
          </w:tcPr>
          <w:p w14:paraId="7A59F8EC" w14:textId="70E605E2"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AD4F2B">
              <w:rPr>
                <w:rFonts w:ascii="Segoe UI" w:eastAsia="Times New Roman" w:hAnsi="Segoe UI" w:cs="Segoe UI"/>
                <w:color w:val="000000"/>
                <w:sz w:val="22"/>
                <w:szCs w:val="22"/>
                <w:lang w:val="en-IN" w:eastAsia="en-IN"/>
              </w:rPr>
              <w:t>Customer</w:t>
            </w:r>
          </w:p>
        </w:tc>
        <w:tc>
          <w:tcPr>
            <w:tcW w:w="1309" w:type="dxa"/>
            <w:tcBorders>
              <w:top w:val="nil"/>
              <w:left w:val="nil"/>
              <w:bottom w:val="single" w:sz="4" w:space="0" w:color="auto"/>
              <w:right w:val="single" w:sz="4" w:space="0" w:color="auto"/>
            </w:tcBorders>
            <w:shd w:val="clear" w:color="000000" w:fill="70AD47"/>
            <w:noWrap/>
            <w:vAlign w:val="bottom"/>
            <w:hideMark/>
          </w:tcPr>
          <w:p w14:paraId="68AF5F3B" w14:textId="2F0C548E" w:rsidR="004E09D6" w:rsidRPr="00467E93" w:rsidRDefault="004E09D6" w:rsidP="004E09D6">
            <w:pPr>
              <w:spacing w:after="0" w:line="240" w:lineRule="auto"/>
              <w:rPr>
                <w:rFonts w:ascii="Segoe UI" w:eastAsia="Times New Roman" w:hAnsi="Segoe UI" w:cs="Segoe UI"/>
                <w:color w:val="FFFFFF"/>
                <w:sz w:val="22"/>
                <w:szCs w:val="22"/>
                <w:lang w:val="en-IN" w:eastAsia="en-IN"/>
              </w:rPr>
            </w:pPr>
            <w:r w:rsidRPr="00467E93">
              <w:rPr>
                <w:rFonts w:ascii="Segoe UI" w:eastAsia="Times New Roman" w:hAnsi="Segoe UI" w:cs="Segoe UI"/>
                <w:color w:val="FFFFFF"/>
                <w:sz w:val="22"/>
                <w:szCs w:val="22"/>
                <w:lang w:val="en-IN" w:eastAsia="en-IN"/>
              </w:rPr>
              <w:t> </w:t>
            </w:r>
            <w:r w:rsidRPr="00467E93">
              <w:rPr>
                <w:rFonts w:ascii="Segoe UI" w:eastAsia="Times New Roman" w:hAnsi="Segoe UI" w:cs="Segoe UI"/>
                <w:color w:val="000000"/>
                <w:sz w:val="22"/>
                <w:szCs w:val="22"/>
                <w:lang w:val="en-IN" w:eastAsia="en-IN"/>
              </w:rPr>
              <w:t>Microsoft</w:t>
            </w:r>
          </w:p>
        </w:tc>
        <w:tc>
          <w:tcPr>
            <w:tcW w:w="1707" w:type="dxa"/>
            <w:tcBorders>
              <w:top w:val="nil"/>
              <w:left w:val="nil"/>
              <w:bottom w:val="single" w:sz="4" w:space="0" w:color="auto"/>
              <w:right w:val="single" w:sz="4" w:space="0" w:color="auto"/>
            </w:tcBorders>
            <w:shd w:val="clear" w:color="000000" w:fill="70AD47"/>
            <w:noWrap/>
            <w:vAlign w:val="bottom"/>
            <w:hideMark/>
          </w:tcPr>
          <w:p w14:paraId="2AE5510C" w14:textId="07148C07" w:rsidR="004E09D6" w:rsidRPr="00467E93" w:rsidRDefault="004E09D6" w:rsidP="004E09D6">
            <w:pPr>
              <w:spacing w:after="0" w:line="240" w:lineRule="auto"/>
              <w:rPr>
                <w:rFonts w:ascii="Segoe UI" w:eastAsia="Times New Roman" w:hAnsi="Segoe UI" w:cs="Segoe UI"/>
                <w:color w:val="FFFFFF"/>
                <w:sz w:val="22"/>
                <w:szCs w:val="22"/>
                <w:lang w:val="en-IN" w:eastAsia="en-IN"/>
              </w:rPr>
            </w:pPr>
            <w:r w:rsidRPr="00467E93">
              <w:rPr>
                <w:rFonts w:ascii="Segoe UI" w:eastAsia="Times New Roman" w:hAnsi="Segoe UI" w:cs="Segoe UI"/>
                <w:color w:val="FFFFFF"/>
                <w:sz w:val="22"/>
                <w:szCs w:val="22"/>
                <w:lang w:val="en-IN" w:eastAsia="en-IN"/>
              </w:rPr>
              <w:t> </w:t>
            </w:r>
            <w:r w:rsidRPr="00467E93">
              <w:rPr>
                <w:rFonts w:ascii="Segoe UI" w:eastAsia="Times New Roman" w:hAnsi="Segoe UI" w:cs="Segoe UI"/>
                <w:color w:val="000000"/>
                <w:sz w:val="22"/>
                <w:szCs w:val="22"/>
                <w:lang w:val="en-IN" w:eastAsia="en-IN"/>
              </w:rPr>
              <w:t>Microsoft</w:t>
            </w:r>
          </w:p>
        </w:tc>
        <w:tc>
          <w:tcPr>
            <w:tcW w:w="1464" w:type="dxa"/>
            <w:tcBorders>
              <w:top w:val="nil"/>
              <w:left w:val="nil"/>
              <w:bottom w:val="single" w:sz="4" w:space="0" w:color="auto"/>
              <w:right w:val="single" w:sz="4" w:space="0" w:color="auto"/>
            </w:tcBorders>
            <w:shd w:val="clear" w:color="000000" w:fill="70AD47"/>
            <w:noWrap/>
            <w:vAlign w:val="bottom"/>
            <w:hideMark/>
          </w:tcPr>
          <w:p w14:paraId="3A630171" w14:textId="3A4CA41D" w:rsidR="004E09D6" w:rsidRPr="00467E93" w:rsidRDefault="004E09D6" w:rsidP="004E09D6">
            <w:pPr>
              <w:spacing w:after="0" w:line="240" w:lineRule="auto"/>
              <w:rPr>
                <w:rFonts w:ascii="Segoe UI" w:eastAsia="Times New Roman" w:hAnsi="Segoe UI" w:cs="Segoe UI"/>
                <w:color w:val="FFFFFF"/>
                <w:sz w:val="22"/>
                <w:szCs w:val="22"/>
                <w:lang w:val="en-IN" w:eastAsia="en-IN"/>
              </w:rPr>
            </w:pPr>
            <w:r w:rsidRPr="00467E93">
              <w:rPr>
                <w:rFonts w:ascii="Segoe UI" w:eastAsia="Times New Roman" w:hAnsi="Segoe UI" w:cs="Segoe UI"/>
                <w:color w:val="FFFFFF"/>
                <w:sz w:val="22"/>
                <w:szCs w:val="22"/>
                <w:lang w:val="en-IN" w:eastAsia="en-IN"/>
              </w:rPr>
              <w:t> </w:t>
            </w:r>
            <w:r w:rsidRPr="00467E93">
              <w:rPr>
                <w:rFonts w:ascii="Segoe UI" w:eastAsia="Times New Roman" w:hAnsi="Segoe UI" w:cs="Segoe UI"/>
                <w:color w:val="000000"/>
                <w:sz w:val="22"/>
                <w:szCs w:val="22"/>
                <w:lang w:val="en-IN" w:eastAsia="en-IN"/>
              </w:rPr>
              <w:t>Microsoft</w:t>
            </w:r>
          </w:p>
        </w:tc>
      </w:tr>
      <w:tr w:rsidR="004E09D6" w:rsidRPr="00467E93" w14:paraId="727E950F" w14:textId="77777777" w:rsidTr="004F1E42">
        <w:trPr>
          <w:trHeight w:val="266"/>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0DA83ED5" w14:textId="16D4BB9F"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Physical network</w:t>
            </w:r>
          </w:p>
        </w:tc>
        <w:tc>
          <w:tcPr>
            <w:tcW w:w="1850" w:type="dxa"/>
            <w:tcBorders>
              <w:top w:val="nil"/>
              <w:left w:val="nil"/>
              <w:bottom w:val="single" w:sz="4" w:space="0" w:color="auto"/>
              <w:right w:val="single" w:sz="4" w:space="0" w:color="auto"/>
            </w:tcBorders>
            <w:shd w:val="clear" w:color="000000" w:fill="D9E1F2"/>
            <w:noWrap/>
            <w:hideMark/>
          </w:tcPr>
          <w:p w14:paraId="0A7F338C" w14:textId="1E5BB7BF"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AD4F2B">
              <w:rPr>
                <w:rFonts w:ascii="Segoe UI" w:eastAsia="Times New Roman" w:hAnsi="Segoe UI" w:cs="Segoe UI"/>
                <w:color w:val="000000"/>
                <w:sz w:val="22"/>
                <w:szCs w:val="22"/>
                <w:lang w:val="en-IN" w:eastAsia="en-IN"/>
              </w:rPr>
              <w:t>Customer</w:t>
            </w:r>
          </w:p>
        </w:tc>
        <w:tc>
          <w:tcPr>
            <w:tcW w:w="1309" w:type="dxa"/>
            <w:tcBorders>
              <w:top w:val="nil"/>
              <w:left w:val="nil"/>
              <w:bottom w:val="single" w:sz="4" w:space="0" w:color="auto"/>
              <w:right w:val="single" w:sz="4" w:space="0" w:color="auto"/>
            </w:tcBorders>
            <w:shd w:val="clear" w:color="000000" w:fill="70AD47"/>
            <w:noWrap/>
            <w:vAlign w:val="bottom"/>
            <w:hideMark/>
          </w:tcPr>
          <w:p w14:paraId="4CE934E3" w14:textId="7CB2E773" w:rsidR="004E09D6" w:rsidRPr="00467E93" w:rsidRDefault="004E09D6" w:rsidP="004E09D6">
            <w:pPr>
              <w:spacing w:after="0" w:line="240" w:lineRule="auto"/>
              <w:rPr>
                <w:rFonts w:ascii="Segoe UI" w:eastAsia="Times New Roman" w:hAnsi="Segoe UI" w:cs="Segoe UI"/>
                <w:color w:val="FFFFFF"/>
                <w:sz w:val="22"/>
                <w:szCs w:val="22"/>
                <w:lang w:val="en-IN" w:eastAsia="en-IN"/>
              </w:rPr>
            </w:pPr>
            <w:r w:rsidRPr="00467E93">
              <w:rPr>
                <w:rFonts w:ascii="Segoe UI" w:eastAsia="Times New Roman" w:hAnsi="Segoe UI" w:cs="Segoe UI"/>
                <w:color w:val="FFFFFF"/>
                <w:sz w:val="22"/>
                <w:szCs w:val="22"/>
                <w:lang w:val="en-IN" w:eastAsia="en-IN"/>
              </w:rPr>
              <w:t> </w:t>
            </w:r>
            <w:r w:rsidRPr="00467E93">
              <w:rPr>
                <w:rFonts w:ascii="Segoe UI" w:eastAsia="Times New Roman" w:hAnsi="Segoe UI" w:cs="Segoe UI"/>
                <w:color w:val="000000"/>
                <w:sz w:val="22"/>
                <w:szCs w:val="22"/>
                <w:lang w:val="en-IN" w:eastAsia="en-IN"/>
              </w:rPr>
              <w:t>Microsoft</w:t>
            </w:r>
          </w:p>
        </w:tc>
        <w:tc>
          <w:tcPr>
            <w:tcW w:w="1707" w:type="dxa"/>
            <w:tcBorders>
              <w:top w:val="nil"/>
              <w:left w:val="nil"/>
              <w:bottom w:val="single" w:sz="4" w:space="0" w:color="auto"/>
              <w:right w:val="single" w:sz="4" w:space="0" w:color="auto"/>
            </w:tcBorders>
            <w:shd w:val="clear" w:color="000000" w:fill="70AD47"/>
            <w:noWrap/>
            <w:vAlign w:val="bottom"/>
            <w:hideMark/>
          </w:tcPr>
          <w:p w14:paraId="299EB6B1" w14:textId="76662B53" w:rsidR="004E09D6" w:rsidRPr="00467E93" w:rsidRDefault="004E09D6" w:rsidP="004E09D6">
            <w:pPr>
              <w:spacing w:after="0" w:line="240" w:lineRule="auto"/>
              <w:rPr>
                <w:rFonts w:ascii="Segoe UI" w:eastAsia="Times New Roman" w:hAnsi="Segoe UI" w:cs="Segoe UI"/>
                <w:color w:val="FFFFFF"/>
                <w:sz w:val="22"/>
                <w:szCs w:val="22"/>
                <w:lang w:val="en-IN" w:eastAsia="en-IN"/>
              </w:rPr>
            </w:pPr>
            <w:r w:rsidRPr="00467E93">
              <w:rPr>
                <w:rFonts w:ascii="Segoe UI" w:eastAsia="Times New Roman" w:hAnsi="Segoe UI" w:cs="Segoe UI"/>
                <w:color w:val="FFFFFF"/>
                <w:sz w:val="22"/>
                <w:szCs w:val="22"/>
                <w:lang w:val="en-IN" w:eastAsia="en-IN"/>
              </w:rPr>
              <w:t> </w:t>
            </w:r>
            <w:r w:rsidRPr="00467E93">
              <w:rPr>
                <w:rFonts w:ascii="Segoe UI" w:eastAsia="Times New Roman" w:hAnsi="Segoe UI" w:cs="Segoe UI"/>
                <w:color w:val="000000"/>
                <w:sz w:val="22"/>
                <w:szCs w:val="22"/>
                <w:lang w:val="en-IN" w:eastAsia="en-IN"/>
              </w:rPr>
              <w:t>Microsoft</w:t>
            </w:r>
          </w:p>
        </w:tc>
        <w:tc>
          <w:tcPr>
            <w:tcW w:w="1464" w:type="dxa"/>
            <w:tcBorders>
              <w:top w:val="nil"/>
              <w:left w:val="nil"/>
              <w:bottom w:val="single" w:sz="4" w:space="0" w:color="auto"/>
              <w:right w:val="single" w:sz="4" w:space="0" w:color="auto"/>
            </w:tcBorders>
            <w:shd w:val="clear" w:color="000000" w:fill="70AD47"/>
            <w:noWrap/>
            <w:vAlign w:val="bottom"/>
            <w:hideMark/>
          </w:tcPr>
          <w:p w14:paraId="48D3700E" w14:textId="4898F56E" w:rsidR="004E09D6" w:rsidRPr="00467E93" w:rsidRDefault="004E09D6" w:rsidP="004E09D6">
            <w:pPr>
              <w:spacing w:after="0" w:line="240" w:lineRule="auto"/>
              <w:rPr>
                <w:rFonts w:ascii="Segoe UI" w:eastAsia="Times New Roman" w:hAnsi="Segoe UI" w:cs="Segoe UI"/>
                <w:color w:val="FFFFFF"/>
                <w:sz w:val="22"/>
                <w:szCs w:val="22"/>
                <w:lang w:val="en-IN" w:eastAsia="en-IN"/>
              </w:rPr>
            </w:pPr>
            <w:r w:rsidRPr="00467E93">
              <w:rPr>
                <w:rFonts w:ascii="Segoe UI" w:eastAsia="Times New Roman" w:hAnsi="Segoe UI" w:cs="Segoe UI"/>
                <w:color w:val="FFFFFF"/>
                <w:sz w:val="22"/>
                <w:szCs w:val="22"/>
                <w:lang w:val="en-IN" w:eastAsia="en-IN"/>
              </w:rPr>
              <w:t> </w:t>
            </w:r>
            <w:r w:rsidRPr="00467E93">
              <w:rPr>
                <w:rFonts w:ascii="Segoe UI" w:eastAsia="Times New Roman" w:hAnsi="Segoe UI" w:cs="Segoe UI"/>
                <w:color w:val="000000"/>
                <w:sz w:val="22"/>
                <w:szCs w:val="22"/>
                <w:lang w:val="en-IN" w:eastAsia="en-IN"/>
              </w:rPr>
              <w:t>Microsoft</w:t>
            </w:r>
          </w:p>
        </w:tc>
      </w:tr>
      <w:tr w:rsidR="004E09D6" w:rsidRPr="00467E93" w14:paraId="57A0CC63" w14:textId="77777777" w:rsidTr="004F1E42">
        <w:trPr>
          <w:trHeight w:val="266"/>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7D2967B1" w14:textId="6335D6EF"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Physical datacentre</w:t>
            </w:r>
          </w:p>
        </w:tc>
        <w:tc>
          <w:tcPr>
            <w:tcW w:w="1850" w:type="dxa"/>
            <w:tcBorders>
              <w:top w:val="nil"/>
              <w:left w:val="nil"/>
              <w:bottom w:val="single" w:sz="4" w:space="0" w:color="auto"/>
              <w:right w:val="single" w:sz="4" w:space="0" w:color="auto"/>
            </w:tcBorders>
            <w:shd w:val="clear" w:color="000000" w:fill="D9E1F2"/>
            <w:noWrap/>
            <w:hideMark/>
          </w:tcPr>
          <w:p w14:paraId="387BEC42" w14:textId="303E0BAD" w:rsidR="004E09D6" w:rsidRPr="00467E93" w:rsidRDefault="004E09D6" w:rsidP="004E09D6">
            <w:pPr>
              <w:spacing w:after="0" w:line="240" w:lineRule="auto"/>
              <w:rPr>
                <w:rFonts w:ascii="Segoe UI" w:eastAsia="Times New Roman" w:hAnsi="Segoe UI" w:cs="Segoe UI"/>
                <w:color w:val="000000"/>
                <w:sz w:val="22"/>
                <w:szCs w:val="22"/>
                <w:lang w:val="en-IN" w:eastAsia="en-IN"/>
              </w:rPr>
            </w:pPr>
            <w:r w:rsidRPr="00AD4F2B">
              <w:rPr>
                <w:rFonts w:ascii="Segoe UI" w:eastAsia="Times New Roman" w:hAnsi="Segoe UI" w:cs="Segoe UI"/>
                <w:color w:val="000000"/>
                <w:sz w:val="22"/>
                <w:szCs w:val="22"/>
                <w:lang w:val="en-IN" w:eastAsia="en-IN"/>
              </w:rPr>
              <w:t>Customer</w:t>
            </w:r>
          </w:p>
        </w:tc>
        <w:tc>
          <w:tcPr>
            <w:tcW w:w="1309" w:type="dxa"/>
            <w:tcBorders>
              <w:top w:val="nil"/>
              <w:left w:val="nil"/>
              <w:bottom w:val="single" w:sz="4" w:space="0" w:color="auto"/>
              <w:right w:val="single" w:sz="4" w:space="0" w:color="auto"/>
            </w:tcBorders>
            <w:shd w:val="clear" w:color="000000" w:fill="70AD47"/>
            <w:noWrap/>
            <w:vAlign w:val="bottom"/>
            <w:hideMark/>
          </w:tcPr>
          <w:p w14:paraId="05237CAB" w14:textId="2FDCFE3E" w:rsidR="004E09D6" w:rsidRPr="00467E93" w:rsidRDefault="004E09D6" w:rsidP="004E09D6">
            <w:pPr>
              <w:spacing w:after="0" w:line="240" w:lineRule="auto"/>
              <w:rPr>
                <w:rFonts w:ascii="Segoe UI" w:eastAsia="Times New Roman" w:hAnsi="Segoe UI" w:cs="Segoe UI"/>
                <w:color w:val="FFFFFF"/>
                <w:sz w:val="22"/>
                <w:szCs w:val="22"/>
                <w:lang w:val="en-IN" w:eastAsia="en-IN"/>
              </w:rPr>
            </w:pPr>
            <w:r w:rsidRPr="00467E93">
              <w:rPr>
                <w:rFonts w:ascii="Segoe UI" w:eastAsia="Times New Roman" w:hAnsi="Segoe UI" w:cs="Segoe UI"/>
                <w:color w:val="FFFFFF"/>
                <w:sz w:val="22"/>
                <w:szCs w:val="22"/>
                <w:lang w:val="en-IN" w:eastAsia="en-IN"/>
              </w:rPr>
              <w:t> </w:t>
            </w:r>
            <w:r w:rsidRPr="00467E93">
              <w:rPr>
                <w:rFonts w:ascii="Segoe UI" w:eastAsia="Times New Roman" w:hAnsi="Segoe UI" w:cs="Segoe UI"/>
                <w:color w:val="000000"/>
                <w:sz w:val="22"/>
                <w:szCs w:val="22"/>
                <w:lang w:val="en-IN" w:eastAsia="en-IN"/>
              </w:rPr>
              <w:t>Microsoft</w:t>
            </w:r>
          </w:p>
        </w:tc>
        <w:tc>
          <w:tcPr>
            <w:tcW w:w="1707" w:type="dxa"/>
            <w:tcBorders>
              <w:top w:val="nil"/>
              <w:left w:val="nil"/>
              <w:bottom w:val="single" w:sz="4" w:space="0" w:color="auto"/>
              <w:right w:val="single" w:sz="4" w:space="0" w:color="auto"/>
            </w:tcBorders>
            <w:shd w:val="clear" w:color="000000" w:fill="70AD47"/>
            <w:noWrap/>
            <w:vAlign w:val="bottom"/>
            <w:hideMark/>
          </w:tcPr>
          <w:p w14:paraId="3D7253AF" w14:textId="4C1265DE" w:rsidR="004E09D6" w:rsidRPr="00467E93" w:rsidRDefault="004E09D6" w:rsidP="004E09D6">
            <w:pPr>
              <w:spacing w:after="0" w:line="240" w:lineRule="auto"/>
              <w:rPr>
                <w:rFonts w:ascii="Segoe UI" w:eastAsia="Times New Roman" w:hAnsi="Segoe UI" w:cs="Segoe UI"/>
                <w:color w:val="FFFFFF"/>
                <w:sz w:val="22"/>
                <w:szCs w:val="22"/>
                <w:lang w:val="en-IN" w:eastAsia="en-IN"/>
              </w:rPr>
            </w:pPr>
            <w:r w:rsidRPr="00467E93">
              <w:rPr>
                <w:rFonts w:ascii="Segoe UI" w:eastAsia="Times New Roman" w:hAnsi="Segoe UI" w:cs="Segoe UI"/>
                <w:color w:val="FFFFFF"/>
                <w:sz w:val="22"/>
                <w:szCs w:val="22"/>
                <w:lang w:val="en-IN" w:eastAsia="en-IN"/>
              </w:rPr>
              <w:t> </w:t>
            </w:r>
            <w:r w:rsidRPr="00467E93">
              <w:rPr>
                <w:rFonts w:ascii="Segoe UI" w:eastAsia="Times New Roman" w:hAnsi="Segoe UI" w:cs="Segoe UI"/>
                <w:color w:val="000000"/>
                <w:sz w:val="22"/>
                <w:szCs w:val="22"/>
                <w:lang w:val="en-IN" w:eastAsia="en-IN"/>
              </w:rPr>
              <w:t>Microsoft</w:t>
            </w:r>
          </w:p>
        </w:tc>
        <w:tc>
          <w:tcPr>
            <w:tcW w:w="1464" w:type="dxa"/>
            <w:tcBorders>
              <w:top w:val="nil"/>
              <w:left w:val="nil"/>
              <w:bottom w:val="single" w:sz="4" w:space="0" w:color="auto"/>
              <w:right w:val="single" w:sz="4" w:space="0" w:color="auto"/>
            </w:tcBorders>
            <w:shd w:val="clear" w:color="000000" w:fill="70AD47"/>
            <w:noWrap/>
            <w:vAlign w:val="bottom"/>
            <w:hideMark/>
          </w:tcPr>
          <w:p w14:paraId="660136D1" w14:textId="78DACB37" w:rsidR="004E09D6" w:rsidRPr="00467E93" w:rsidRDefault="004E09D6" w:rsidP="004E09D6">
            <w:pPr>
              <w:spacing w:after="0" w:line="240" w:lineRule="auto"/>
              <w:rPr>
                <w:rFonts w:ascii="Segoe UI" w:eastAsia="Times New Roman" w:hAnsi="Segoe UI" w:cs="Segoe UI"/>
                <w:color w:val="FFFFFF"/>
                <w:sz w:val="22"/>
                <w:szCs w:val="22"/>
                <w:lang w:val="en-IN" w:eastAsia="en-IN"/>
              </w:rPr>
            </w:pPr>
            <w:r w:rsidRPr="00467E93">
              <w:rPr>
                <w:rFonts w:ascii="Segoe UI" w:eastAsia="Times New Roman" w:hAnsi="Segoe UI" w:cs="Segoe UI"/>
                <w:color w:val="FFFFFF"/>
                <w:sz w:val="22"/>
                <w:szCs w:val="22"/>
                <w:lang w:val="en-IN" w:eastAsia="en-IN"/>
              </w:rPr>
              <w:t> </w:t>
            </w:r>
            <w:r w:rsidRPr="00467E93">
              <w:rPr>
                <w:rFonts w:ascii="Segoe UI" w:eastAsia="Times New Roman" w:hAnsi="Segoe UI" w:cs="Segoe UI"/>
                <w:color w:val="000000"/>
                <w:sz w:val="22"/>
                <w:szCs w:val="22"/>
                <w:lang w:val="en-IN" w:eastAsia="en-IN"/>
              </w:rPr>
              <w:t>Microsoft</w:t>
            </w:r>
          </w:p>
        </w:tc>
      </w:tr>
      <w:tr w:rsidR="00BB7B6F" w:rsidRPr="00467E93" w14:paraId="352041CB" w14:textId="77777777" w:rsidTr="004F1E42">
        <w:trPr>
          <w:trHeight w:val="266"/>
        </w:trPr>
        <w:tc>
          <w:tcPr>
            <w:tcW w:w="3964" w:type="dxa"/>
            <w:tcBorders>
              <w:top w:val="nil"/>
              <w:left w:val="nil"/>
              <w:bottom w:val="nil"/>
              <w:right w:val="nil"/>
            </w:tcBorders>
            <w:shd w:val="clear" w:color="auto" w:fill="auto"/>
            <w:noWrap/>
            <w:vAlign w:val="bottom"/>
            <w:hideMark/>
          </w:tcPr>
          <w:p w14:paraId="4ECDD159" w14:textId="77777777" w:rsidR="00BB7B6F" w:rsidRPr="00467E93" w:rsidRDefault="00BB7B6F" w:rsidP="00BB7B6F">
            <w:pPr>
              <w:spacing w:after="0" w:line="240" w:lineRule="auto"/>
              <w:rPr>
                <w:rFonts w:ascii="Segoe UI" w:eastAsia="Times New Roman" w:hAnsi="Segoe UI" w:cs="Segoe UI"/>
                <w:color w:val="FFFFFF"/>
                <w:sz w:val="22"/>
                <w:szCs w:val="22"/>
                <w:lang w:val="en-IN" w:eastAsia="en-IN"/>
              </w:rPr>
            </w:pPr>
          </w:p>
        </w:tc>
        <w:tc>
          <w:tcPr>
            <w:tcW w:w="1850" w:type="dxa"/>
            <w:tcBorders>
              <w:top w:val="nil"/>
              <w:left w:val="nil"/>
              <w:bottom w:val="nil"/>
              <w:right w:val="nil"/>
            </w:tcBorders>
            <w:shd w:val="clear" w:color="auto" w:fill="auto"/>
            <w:noWrap/>
            <w:vAlign w:val="bottom"/>
            <w:hideMark/>
          </w:tcPr>
          <w:p w14:paraId="48E525F0" w14:textId="77777777" w:rsidR="00BB7B6F" w:rsidRPr="00467E93" w:rsidRDefault="00BB7B6F" w:rsidP="00BB7B6F">
            <w:pPr>
              <w:spacing w:after="0" w:line="240" w:lineRule="auto"/>
              <w:rPr>
                <w:rFonts w:ascii="Segoe UI" w:eastAsia="Times New Roman" w:hAnsi="Segoe UI" w:cs="Segoe UI"/>
                <w:sz w:val="22"/>
                <w:szCs w:val="22"/>
                <w:lang w:val="en-IN" w:eastAsia="en-IN"/>
              </w:rPr>
            </w:pPr>
          </w:p>
        </w:tc>
        <w:tc>
          <w:tcPr>
            <w:tcW w:w="1309" w:type="dxa"/>
            <w:tcBorders>
              <w:top w:val="nil"/>
              <w:left w:val="nil"/>
              <w:bottom w:val="nil"/>
              <w:right w:val="nil"/>
            </w:tcBorders>
            <w:shd w:val="clear" w:color="auto" w:fill="auto"/>
            <w:noWrap/>
            <w:vAlign w:val="bottom"/>
            <w:hideMark/>
          </w:tcPr>
          <w:p w14:paraId="19ED4387" w14:textId="77777777" w:rsidR="00BB7B6F" w:rsidRPr="00467E93" w:rsidRDefault="00BB7B6F" w:rsidP="00BB7B6F">
            <w:pPr>
              <w:spacing w:after="0" w:line="240" w:lineRule="auto"/>
              <w:rPr>
                <w:rFonts w:ascii="Segoe UI" w:eastAsia="Times New Roman" w:hAnsi="Segoe UI" w:cs="Segoe UI"/>
                <w:sz w:val="22"/>
                <w:szCs w:val="22"/>
                <w:lang w:val="en-IN" w:eastAsia="en-IN"/>
              </w:rPr>
            </w:pPr>
          </w:p>
        </w:tc>
        <w:tc>
          <w:tcPr>
            <w:tcW w:w="1707" w:type="dxa"/>
            <w:tcBorders>
              <w:top w:val="nil"/>
              <w:left w:val="nil"/>
              <w:bottom w:val="nil"/>
              <w:right w:val="nil"/>
            </w:tcBorders>
            <w:shd w:val="clear" w:color="auto" w:fill="auto"/>
            <w:noWrap/>
            <w:vAlign w:val="bottom"/>
            <w:hideMark/>
          </w:tcPr>
          <w:p w14:paraId="3E4455A1" w14:textId="77777777" w:rsidR="00BB7B6F" w:rsidRPr="00467E93" w:rsidRDefault="00BB7B6F" w:rsidP="00BB7B6F">
            <w:pPr>
              <w:spacing w:after="0" w:line="240" w:lineRule="auto"/>
              <w:rPr>
                <w:rFonts w:ascii="Segoe UI" w:eastAsia="Times New Roman" w:hAnsi="Segoe UI" w:cs="Segoe UI"/>
                <w:sz w:val="22"/>
                <w:szCs w:val="22"/>
                <w:lang w:val="en-IN" w:eastAsia="en-IN"/>
              </w:rPr>
            </w:pPr>
          </w:p>
        </w:tc>
        <w:tc>
          <w:tcPr>
            <w:tcW w:w="1464" w:type="dxa"/>
            <w:tcBorders>
              <w:top w:val="nil"/>
              <w:left w:val="nil"/>
              <w:bottom w:val="nil"/>
              <w:right w:val="nil"/>
            </w:tcBorders>
            <w:shd w:val="clear" w:color="auto" w:fill="auto"/>
            <w:noWrap/>
            <w:vAlign w:val="bottom"/>
            <w:hideMark/>
          </w:tcPr>
          <w:p w14:paraId="5E95D52F" w14:textId="77777777" w:rsidR="00BB7B6F" w:rsidRPr="00467E93" w:rsidRDefault="00BB7B6F" w:rsidP="00BB7B6F">
            <w:pPr>
              <w:spacing w:after="0" w:line="240" w:lineRule="auto"/>
              <w:rPr>
                <w:rFonts w:ascii="Segoe UI" w:eastAsia="Times New Roman" w:hAnsi="Segoe UI" w:cs="Segoe UI"/>
                <w:sz w:val="22"/>
                <w:szCs w:val="22"/>
                <w:lang w:val="en-IN" w:eastAsia="en-IN"/>
              </w:rPr>
            </w:pPr>
          </w:p>
        </w:tc>
      </w:tr>
    </w:tbl>
    <w:p w14:paraId="191B9620" w14:textId="6FF8608C" w:rsidR="00BB7B6F" w:rsidRDefault="00BB7B6F" w:rsidP="00CF27A1">
      <w:pPr>
        <w:tabs>
          <w:tab w:val="left" w:pos="1920"/>
        </w:tabs>
        <w:spacing w:after="0"/>
        <w:rPr>
          <w:rFonts w:ascii="Segoe UI" w:hAnsi="Segoe UI" w:cs="Segoe UI"/>
          <w:color w:val="000000" w:themeColor="text1"/>
          <w:sz w:val="22"/>
          <w:szCs w:val="22"/>
          <w:shd w:val="clear" w:color="auto" w:fill="FFFFFF"/>
        </w:rPr>
      </w:pPr>
    </w:p>
    <w:p w14:paraId="269CC9C1" w14:textId="0690D9A3" w:rsidR="004C3357" w:rsidRDefault="004C3357" w:rsidP="00CF27A1">
      <w:pPr>
        <w:tabs>
          <w:tab w:val="left" w:pos="1920"/>
        </w:tabs>
        <w:spacing w:after="0"/>
        <w:rPr>
          <w:rFonts w:ascii="Segoe UI" w:hAnsi="Segoe UI" w:cs="Segoe UI"/>
          <w:color w:val="000000" w:themeColor="text1"/>
          <w:sz w:val="22"/>
          <w:szCs w:val="22"/>
          <w:shd w:val="clear" w:color="auto" w:fill="FFFFFF"/>
        </w:rPr>
      </w:pPr>
    </w:p>
    <w:p w14:paraId="7DF9F16B" w14:textId="57816D0B" w:rsidR="007B296D" w:rsidRDefault="007B296D" w:rsidP="007B296D">
      <w:pPr>
        <w:tabs>
          <w:tab w:val="left" w:pos="1920"/>
        </w:tabs>
        <w:spacing w:after="0"/>
        <w:jc w:val="center"/>
        <w:rPr>
          <w:rFonts w:ascii="Segoe UI" w:hAnsi="Segoe UI" w:cs="Segoe UI"/>
          <w:color w:val="000000" w:themeColor="text1"/>
          <w:sz w:val="22"/>
          <w:szCs w:val="22"/>
          <w:shd w:val="clear" w:color="auto" w:fill="FFFFFF"/>
        </w:rPr>
      </w:pPr>
      <w:r>
        <w:rPr>
          <w:noProof/>
        </w:rPr>
        <w:drawing>
          <wp:inline distT="0" distB="0" distL="0" distR="0" wp14:anchorId="7FDB8E26" wp14:editId="42D86D7F">
            <wp:extent cx="3588265" cy="2047875"/>
            <wp:effectExtent l="304800" t="304800" r="317500" b="3143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7129" cy="207576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A4550F7" w14:textId="006A1052" w:rsidR="007B296D" w:rsidRDefault="00E043B6" w:rsidP="008475CD">
      <w:pPr>
        <w:tabs>
          <w:tab w:val="left" w:pos="1920"/>
        </w:tabs>
        <w:rPr>
          <w:rFonts w:ascii="Calibri" w:hAnsi="Calibri" w:cs="Calibri"/>
          <w:sz w:val="22"/>
          <w:szCs w:val="22"/>
          <w:lang w:val="en"/>
        </w:rPr>
      </w:pPr>
      <w:r w:rsidRPr="000E0D3B">
        <w:rPr>
          <w:rFonts w:ascii="Calibri" w:hAnsi="Calibri" w:cs="Calibri"/>
          <w:color w:val="1CADE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Govern</w:t>
      </w:r>
      <w:r>
        <w:rPr>
          <w:rFonts w:ascii="Calibri" w:hAnsi="Calibri" w:cs="Calibri"/>
          <w:color w:val="1CADE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8475CD">
        <w:rPr>
          <w:rFonts w:ascii="Calibri" w:hAnsi="Calibri" w:cs="Calibri"/>
          <w:color w:val="1CADE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B296D" w:rsidRPr="000E0D3B">
        <w:rPr>
          <w:rFonts w:ascii="Calibri" w:hAnsi="Calibri" w:cs="Calibri"/>
          <w:sz w:val="22"/>
          <w:szCs w:val="22"/>
          <w:lang w:val="en"/>
        </w:rPr>
        <w:t>Governance provides mechanisms and processes to maintain control over your applications and resources in Azure.</w:t>
      </w:r>
      <w:r w:rsidR="007B296D">
        <w:rPr>
          <w:rFonts w:ascii="Calibri" w:hAnsi="Calibri" w:cs="Calibri"/>
          <w:sz w:val="22"/>
          <w:szCs w:val="22"/>
          <w:lang w:val="en"/>
        </w:rPr>
        <w:t xml:space="preserve"> </w:t>
      </w:r>
      <w:r w:rsidR="007B296D" w:rsidRPr="000E0D3B">
        <w:rPr>
          <w:rFonts w:ascii="Calibri" w:hAnsi="Calibri" w:cs="Calibri"/>
          <w:sz w:val="22"/>
          <w:szCs w:val="22"/>
          <w:lang w:val="en"/>
        </w:rPr>
        <w:t>It involves planning your initiatives and setting strategic priorities. Governance in Azure is primarily implemented with two services. Azure Policy allows you to create, assign, and manage policy definitions to enforce rules for your resources. This feature keeps those resources in compliance with your corporate standards. Azure Cost Management allows you to track cloud usage and expenditures for your Azure resources and other cloud providers.</w:t>
      </w:r>
    </w:p>
    <w:p w14:paraId="352F3C8F" w14:textId="1100E141" w:rsidR="00A17394" w:rsidRDefault="00A17394" w:rsidP="00600ECC">
      <w:pPr>
        <w:pStyle w:val="Heading3"/>
        <w:rPr>
          <w:rFonts w:cs="Segoe UI"/>
          <w:sz w:val="22"/>
          <w:szCs w:val="22"/>
          <w:shd w:val="clear" w:color="auto" w:fill="FFFFFF"/>
        </w:rPr>
      </w:pPr>
      <w:bookmarkStart w:id="3" w:name="_Toc8945422"/>
      <w:r w:rsidRPr="00DA69C4">
        <w:rPr>
          <w:rFonts w:cs="Segoe UI"/>
          <w:sz w:val="22"/>
          <w:szCs w:val="22"/>
          <w:shd w:val="clear" w:color="auto" w:fill="FFFFFF"/>
        </w:rPr>
        <w:t>What is Azure Subscription?</w:t>
      </w:r>
      <w:bookmarkEnd w:id="3"/>
    </w:p>
    <w:p w14:paraId="26DC0DBE" w14:textId="77777777" w:rsidR="000B05FB" w:rsidRPr="000B05FB" w:rsidRDefault="000B05FB" w:rsidP="000B05FB">
      <w:pPr>
        <w:pStyle w:val="ListParagraph"/>
        <w:numPr>
          <w:ilvl w:val="0"/>
          <w:numId w:val="93"/>
        </w:numPr>
        <w:shd w:val="clear" w:color="auto" w:fill="FFFFFF"/>
        <w:spacing w:after="0" w:line="240" w:lineRule="auto"/>
        <w:rPr>
          <w:rFonts w:ascii="Segoe UI" w:eastAsia="Times New Roman" w:hAnsi="Segoe UI" w:cs="Segoe UI"/>
          <w:color w:val="000000"/>
          <w:sz w:val="22"/>
          <w:szCs w:val="22"/>
        </w:rPr>
      </w:pPr>
      <w:r w:rsidRPr="000B05FB">
        <w:rPr>
          <w:rFonts w:ascii="Segoe UI" w:eastAsia="Times New Roman" w:hAnsi="Segoe UI" w:cs="Segoe UI"/>
          <w:color w:val="000000"/>
          <w:sz w:val="22"/>
          <w:szCs w:val="22"/>
        </w:rPr>
        <w:t>A subscription is a logical unit of Azure services that is linked to an Azure account. Each associated account has a role in a subscription. Billing for Azure services is done on a per-subscription basis.</w:t>
      </w:r>
    </w:p>
    <w:p w14:paraId="7033040D" w14:textId="5D11EA3A" w:rsidR="00A17394" w:rsidRPr="00467E93" w:rsidRDefault="00A17394" w:rsidP="000B05FB">
      <w:pPr>
        <w:pStyle w:val="ListParagraph"/>
        <w:numPr>
          <w:ilvl w:val="0"/>
          <w:numId w:val="31"/>
        </w:numPr>
        <w:spacing w:after="0"/>
        <w:rPr>
          <w:rFonts w:ascii="Segoe UI" w:hAnsi="Segoe UI" w:cs="Segoe UI"/>
          <w:sz w:val="22"/>
          <w:szCs w:val="22"/>
          <w:lang w:val="en"/>
        </w:rPr>
      </w:pPr>
      <w:r w:rsidRPr="00467E93">
        <w:rPr>
          <w:rFonts w:ascii="Segoe UI" w:hAnsi="Segoe UI" w:cs="Segoe UI"/>
          <w:sz w:val="22"/>
          <w:szCs w:val="22"/>
          <w:lang w:val="en"/>
        </w:rPr>
        <w:t xml:space="preserve">A </w:t>
      </w:r>
      <w:r w:rsidR="008F2425" w:rsidRPr="00467E93">
        <w:rPr>
          <w:rFonts w:ascii="Segoe UI" w:hAnsi="Segoe UI" w:cs="Segoe UI"/>
          <w:sz w:val="22"/>
          <w:szCs w:val="22"/>
          <w:lang w:val="en"/>
        </w:rPr>
        <w:t>Microsoft</w:t>
      </w:r>
      <w:r w:rsidRPr="00467E93">
        <w:rPr>
          <w:rFonts w:ascii="Segoe UI" w:hAnsi="Segoe UI" w:cs="Segoe UI"/>
          <w:sz w:val="22"/>
          <w:szCs w:val="22"/>
          <w:lang w:val="en"/>
        </w:rPr>
        <w:t xml:space="preserve"> Azure subscription grants you access to Azure services and to the </w:t>
      </w:r>
      <w:r w:rsidR="008F2425" w:rsidRPr="00467E93">
        <w:rPr>
          <w:rFonts w:ascii="Segoe UI" w:hAnsi="Segoe UI" w:cs="Segoe UI"/>
          <w:sz w:val="22"/>
          <w:szCs w:val="22"/>
          <w:lang w:val="en"/>
        </w:rPr>
        <w:t>Microsoft</w:t>
      </w:r>
      <w:r w:rsidRPr="00467E93">
        <w:rPr>
          <w:rFonts w:ascii="Segoe UI" w:hAnsi="Segoe UI" w:cs="Segoe UI"/>
          <w:sz w:val="22"/>
          <w:szCs w:val="22"/>
          <w:lang w:val="en"/>
        </w:rPr>
        <w:t xml:space="preserve"> Azure Platform Management Portal.</w:t>
      </w:r>
    </w:p>
    <w:p w14:paraId="31DD4ADF" w14:textId="679D20DC" w:rsidR="00EF5B6C" w:rsidRPr="00467E93" w:rsidRDefault="00EF5B6C" w:rsidP="000003DC">
      <w:pPr>
        <w:pStyle w:val="ListParagraph"/>
        <w:numPr>
          <w:ilvl w:val="0"/>
          <w:numId w:val="31"/>
        </w:numPr>
        <w:spacing w:after="0"/>
        <w:rPr>
          <w:rFonts w:ascii="Segoe UI" w:hAnsi="Segoe UI" w:cs="Segoe UI"/>
          <w:sz w:val="22"/>
          <w:szCs w:val="22"/>
          <w:lang w:val="en"/>
        </w:rPr>
      </w:pPr>
      <w:r w:rsidRPr="00467E93">
        <w:rPr>
          <w:rFonts w:ascii="Segoe UI" w:hAnsi="Segoe UI" w:cs="Segoe UI"/>
          <w:sz w:val="22"/>
          <w:szCs w:val="22"/>
          <w:lang w:val="en"/>
        </w:rPr>
        <w:t>Azure subscription is billing container for deployed Microsoft Azure Services</w:t>
      </w:r>
    </w:p>
    <w:p w14:paraId="12028A31" w14:textId="3AB07A33" w:rsidR="00EF5B6C" w:rsidRPr="00467E93" w:rsidRDefault="00EF5B6C" w:rsidP="000003DC">
      <w:pPr>
        <w:pStyle w:val="ListParagraph"/>
        <w:numPr>
          <w:ilvl w:val="0"/>
          <w:numId w:val="31"/>
        </w:numPr>
        <w:spacing w:after="0"/>
        <w:rPr>
          <w:rFonts w:ascii="Segoe UI" w:hAnsi="Segoe UI" w:cs="Segoe UI"/>
          <w:sz w:val="22"/>
          <w:szCs w:val="22"/>
          <w:lang w:val="en"/>
        </w:rPr>
      </w:pPr>
      <w:r w:rsidRPr="00467E93">
        <w:rPr>
          <w:rFonts w:ascii="Segoe UI" w:hAnsi="Segoe UI" w:cs="Segoe UI"/>
          <w:sz w:val="22"/>
          <w:szCs w:val="22"/>
          <w:lang w:val="en"/>
        </w:rPr>
        <w:t xml:space="preserve">We can deploy our IaaS, PaaS, SaaS application (web apps VM storage account network DR </w:t>
      </w:r>
      <w:r w:rsidR="001D7BE6" w:rsidRPr="00467E93">
        <w:rPr>
          <w:rFonts w:ascii="Segoe UI" w:hAnsi="Segoe UI" w:cs="Segoe UI"/>
          <w:sz w:val="22"/>
          <w:szCs w:val="22"/>
          <w:lang w:val="en"/>
        </w:rPr>
        <w:t>etc.</w:t>
      </w:r>
      <w:r w:rsidRPr="00467E93">
        <w:rPr>
          <w:rFonts w:ascii="Segoe UI" w:hAnsi="Segoe UI" w:cs="Segoe UI"/>
          <w:sz w:val="22"/>
          <w:szCs w:val="22"/>
          <w:lang w:val="en"/>
        </w:rPr>
        <w:t>)</w:t>
      </w:r>
    </w:p>
    <w:p w14:paraId="0EC7CF8C" w14:textId="20C63FD7" w:rsidR="00EF5B6C" w:rsidRPr="00467E93" w:rsidRDefault="00EF5B6C" w:rsidP="000003DC">
      <w:pPr>
        <w:pStyle w:val="ListParagraph"/>
        <w:numPr>
          <w:ilvl w:val="0"/>
          <w:numId w:val="31"/>
        </w:numPr>
        <w:spacing w:after="0"/>
        <w:rPr>
          <w:rFonts w:ascii="Segoe UI" w:hAnsi="Segoe UI" w:cs="Segoe UI"/>
          <w:sz w:val="22"/>
          <w:szCs w:val="22"/>
          <w:lang w:val="en"/>
        </w:rPr>
      </w:pPr>
      <w:r w:rsidRPr="00467E93">
        <w:rPr>
          <w:rFonts w:ascii="Segoe UI" w:hAnsi="Segoe UI" w:cs="Segoe UI"/>
          <w:sz w:val="22"/>
          <w:szCs w:val="22"/>
          <w:lang w:val="en"/>
        </w:rPr>
        <w:t>Azure Subscription has trusted relationship with Azure AD</w:t>
      </w:r>
    </w:p>
    <w:p w14:paraId="708BF025" w14:textId="7BEEFB0C" w:rsidR="00EF5B6C" w:rsidRDefault="00EF5B6C" w:rsidP="000003DC">
      <w:pPr>
        <w:pStyle w:val="ListParagraph"/>
        <w:numPr>
          <w:ilvl w:val="0"/>
          <w:numId w:val="31"/>
        </w:numPr>
        <w:spacing w:after="0"/>
        <w:rPr>
          <w:rFonts w:ascii="Segoe UI" w:hAnsi="Segoe UI" w:cs="Segoe UI"/>
          <w:sz w:val="22"/>
          <w:szCs w:val="22"/>
          <w:lang w:val="en"/>
        </w:rPr>
      </w:pPr>
      <w:r w:rsidRPr="00467E93">
        <w:rPr>
          <w:rFonts w:ascii="Segoe UI" w:hAnsi="Segoe UI" w:cs="Segoe UI"/>
          <w:sz w:val="22"/>
          <w:szCs w:val="22"/>
          <w:lang w:val="en"/>
        </w:rPr>
        <w:t>All the users, service, and devices authentication from Azure AD</w:t>
      </w:r>
    </w:p>
    <w:p w14:paraId="7DE90467" w14:textId="77777777" w:rsidR="007B296D" w:rsidRPr="007B296D" w:rsidRDefault="003C6CE1" w:rsidP="008475CD">
      <w:pPr>
        <w:spacing w:after="0"/>
        <w:rPr>
          <w:rFonts w:ascii="Calibri" w:hAnsi="Calibri" w:cs="Calibri"/>
          <w:color w:val="2683C6" w:themeColor="accent2"/>
          <w:sz w:val="28"/>
          <w:szCs w:val="28"/>
          <w:shd w:val="clear" w:color="auto" w:fill="FFFFFF"/>
        </w:rPr>
      </w:pPr>
      <w:hyperlink r:id="rId11" w:tgtFrame="_blank" w:history="1">
        <w:r w:rsidR="007B296D" w:rsidRPr="007B296D">
          <w:rPr>
            <w:rFonts w:ascii="Calibri" w:hAnsi="Calibri" w:cs="Calibri"/>
            <w:color w:val="2683C6" w:themeColor="accent2"/>
            <w:sz w:val="28"/>
            <w:szCs w:val="28"/>
            <w:shd w:val="clear" w:color="auto" w:fill="FFFFFF"/>
          </w:rPr>
          <w:t>Introduction to Azure Enterprise and Subscription Management</w:t>
        </w:r>
      </w:hyperlink>
    </w:p>
    <w:p w14:paraId="6F5ADFCC" w14:textId="77777777" w:rsidR="007B296D" w:rsidRPr="007B296D" w:rsidRDefault="007B296D" w:rsidP="008475CD">
      <w:pPr>
        <w:spacing w:after="0"/>
        <w:rPr>
          <w:rFonts w:ascii="Calibri" w:hAnsi="Calibri" w:cs="Calibri"/>
          <w:b/>
          <w:bCs/>
          <w:sz w:val="22"/>
          <w:szCs w:val="22"/>
          <w:lang w:val="en"/>
        </w:rPr>
      </w:pPr>
      <w:r w:rsidRPr="007B296D">
        <w:rPr>
          <w:rFonts w:ascii="Calibri" w:hAnsi="Calibri" w:cs="Calibri"/>
          <w:b/>
          <w:bCs/>
          <w:sz w:val="22"/>
          <w:szCs w:val="22"/>
          <w:lang w:val="en"/>
        </w:rPr>
        <w:t>Billing account</w:t>
      </w:r>
    </w:p>
    <w:p w14:paraId="0C488308" w14:textId="77777777" w:rsidR="007B296D" w:rsidRPr="007B296D" w:rsidRDefault="007B296D" w:rsidP="008475CD">
      <w:pPr>
        <w:pStyle w:val="ListParagraph"/>
        <w:numPr>
          <w:ilvl w:val="0"/>
          <w:numId w:val="31"/>
        </w:numPr>
        <w:spacing w:after="0"/>
        <w:rPr>
          <w:rFonts w:ascii="Calibri" w:hAnsi="Calibri" w:cs="Calibri"/>
          <w:sz w:val="22"/>
          <w:szCs w:val="22"/>
          <w:lang w:val="en"/>
        </w:rPr>
      </w:pPr>
      <w:r w:rsidRPr="007B296D">
        <w:rPr>
          <w:rFonts w:ascii="Calibri" w:hAnsi="Calibri" w:cs="Calibri"/>
          <w:sz w:val="22"/>
          <w:szCs w:val="22"/>
          <w:lang w:val="en"/>
        </w:rPr>
        <w:t>Represents a single owner (Account administrator) for one or more Azure subscriptions. An Account Administrator is authorized to perform various billing tasks like create subscriptions, view invoices or change the billing for subscriptions.</w:t>
      </w:r>
    </w:p>
    <w:p w14:paraId="54D78F5D" w14:textId="77777777" w:rsidR="007B296D" w:rsidRPr="007B296D" w:rsidRDefault="007B296D" w:rsidP="007B296D">
      <w:pPr>
        <w:spacing w:after="0"/>
        <w:rPr>
          <w:rFonts w:ascii="Calibri" w:hAnsi="Calibri" w:cs="Calibri"/>
          <w:b/>
          <w:bCs/>
          <w:sz w:val="22"/>
          <w:szCs w:val="22"/>
          <w:lang w:val="en"/>
        </w:rPr>
      </w:pPr>
      <w:r w:rsidRPr="007B296D">
        <w:rPr>
          <w:rFonts w:ascii="Calibri" w:hAnsi="Calibri" w:cs="Calibri"/>
          <w:b/>
          <w:bCs/>
          <w:sz w:val="22"/>
          <w:szCs w:val="22"/>
          <w:lang w:val="en"/>
        </w:rPr>
        <w:t>Subscription</w:t>
      </w:r>
      <w:r w:rsidRPr="007B296D">
        <w:rPr>
          <w:rFonts w:ascii="Calibri" w:hAnsi="Calibri" w:cs="Calibri"/>
          <w:b/>
          <w:bCs/>
          <w:sz w:val="22"/>
          <w:szCs w:val="22"/>
          <w:lang w:val="en"/>
        </w:rPr>
        <w:tab/>
      </w:r>
    </w:p>
    <w:p w14:paraId="6CA3CB3C" w14:textId="77777777" w:rsidR="007B296D" w:rsidRPr="007B296D" w:rsidRDefault="007B296D" w:rsidP="007B296D">
      <w:pPr>
        <w:pStyle w:val="ListParagraph"/>
        <w:numPr>
          <w:ilvl w:val="0"/>
          <w:numId w:val="31"/>
        </w:numPr>
        <w:rPr>
          <w:rFonts w:ascii="Calibri" w:hAnsi="Calibri" w:cs="Calibri"/>
          <w:sz w:val="22"/>
          <w:szCs w:val="22"/>
          <w:lang w:val="en"/>
        </w:rPr>
      </w:pPr>
      <w:r w:rsidRPr="007B296D">
        <w:rPr>
          <w:rFonts w:ascii="Calibri" w:hAnsi="Calibri" w:cs="Calibri"/>
          <w:sz w:val="22"/>
          <w:szCs w:val="22"/>
          <w:lang w:val="en"/>
        </w:rPr>
        <w:lastRenderedPageBreak/>
        <w:t>Represents a grouping of Azure resources. An invoice is generated at the subscription scope. It has its own payment methods that are used to pay its invoice.</w:t>
      </w:r>
    </w:p>
    <w:p w14:paraId="1A21FF16" w14:textId="77777777" w:rsidR="007B296D" w:rsidRPr="007B296D" w:rsidRDefault="007B296D" w:rsidP="007B296D">
      <w:pPr>
        <w:spacing w:after="0"/>
        <w:rPr>
          <w:rFonts w:ascii="Segoe UI" w:hAnsi="Segoe UI" w:cs="Segoe UI"/>
          <w:sz w:val="22"/>
          <w:szCs w:val="22"/>
          <w:lang w:val="en"/>
        </w:rPr>
      </w:pPr>
    </w:p>
    <w:p w14:paraId="45C17C65" w14:textId="701AD617" w:rsidR="001D7BE6" w:rsidRDefault="00A17394" w:rsidP="00600ECC">
      <w:pPr>
        <w:pStyle w:val="Heading3"/>
        <w:rPr>
          <w:rFonts w:cs="Segoe UI"/>
          <w:bCs/>
          <w:color w:val="2683C6" w:themeColor="accent2"/>
          <w:sz w:val="22"/>
          <w:szCs w:val="22"/>
          <w:shd w:val="clear" w:color="auto" w:fill="FFFFFF"/>
        </w:rPr>
      </w:pPr>
      <w:bookmarkStart w:id="4" w:name="_Toc8945423"/>
      <w:r w:rsidRPr="00183587">
        <w:rPr>
          <w:rFonts w:cs="Segoe UI"/>
          <w:bCs/>
          <w:color w:val="2683C6" w:themeColor="accent2"/>
          <w:sz w:val="22"/>
          <w:szCs w:val="22"/>
          <w:shd w:val="clear" w:color="auto" w:fill="FFFFFF"/>
        </w:rPr>
        <w:t>What is an Azure account?</w:t>
      </w:r>
      <w:bookmarkEnd w:id="4"/>
    </w:p>
    <w:p w14:paraId="39897008" w14:textId="5EC17346" w:rsidR="009036CE" w:rsidRPr="00387C89" w:rsidRDefault="009036CE" w:rsidP="009036CE">
      <w:pPr>
        <w:spacing w:after="0"/>
        <w:rPr>
          <w:rFonts w:ascii="Segoe UI" w:hAnsi="Segoe UI" w:cs="Segoe UI"/>
          <w:sz w:val="22"/>
          <w:szCs w:val="22"/>
        </w:rPr>
      </w:pPr>
      <w:r w:rsidRPr="00387C89">
        <w:rPr>
          <w:rFonts w:ascii="Segoe UI" w:hAnsi="Segoe UI" w:cs="Segoe UI"/>
          <w:b/>
          <w:bCs/>
          <w:sz w:val="22"/>
          <w:szCs w:val="22"/>
        </w:rPr>
        <w:t>Account Administrator:</w:t>
      </w:r>
      <w:r w:rsidRPr="00387C89">
        <w:rPr>
          <w:rFonts w:ascii="Segoe UI" w:hAnsi="Segoe UI" w:cs="Segoe UI"/>
          <w:sz w:val="22"/>
          <w:szCs w:val="22"/>
        </w:rPr>
        <w:t xml:space="preserve">  1 per Azure account</w:t>
      </w:r>
    </w:p>
    <w:p w14:paraId="32EE5E0A" w14:textId="77777777" w:rsidR="009036CE" w:rsidRPr="00387C89" w:rsidRDefault="009036CE" w:rsidP="009036CE">
      <w:pPr>
        <w:pStyle w:val="ListParagraph"/>
        <w:numPr>
          <w:ilvl w:val="0"/>
          <w:numId w:val="90"/>
        </w:numPr>
        <w:spacing w:after="0"/>
        <w:rPr>
          <w:rFonts w:ascii="Segoe UI" w:hAnsi="Segoe UI" w:cs="Segoe UI"/>
          <w:sz w:val="22"/>
          <w:szCs w:val="22"/>
        </w:rPr>
      </w:pPr>
      <w:r w:rsidRPr="00387C89">
        <w:rPr>
          <w:rFonts w:ascii="Segoe UI" w:hAnsi="Segoe UI" w:cs="Segoe UI"/>
          <w:sz w:val="22"/>
          <w:szCs w:val="22"/>
        </w:rPr>
        <w:t>Access the Azure Account Center</w:t>
      </w:r>
    </w:p>
    <w:p w14:paraId="7D9A7115" w14:textId="77777777" w:rsidR="009036CE" w:rsidRPr="00387C89" w:rsidRDefault="009036CE" w:rsidP="009036CE">
      <w:pPr>
        <w:pStyle w:val="ListParagraph"/>
        <w:numPr>
          <w:ilvl w:val="0"/>
          <w:numId w:val="90"/>
        </w:numPr>
        <w:spacing w:after="0"/>
        <w:rPr>
          <w:rFonts w:ascii="Segoe UI" w:hAnsi="Segoe UI" w:cs="Segoe UI"/>
          <w:sz w:val="22"/>
          <w:szCs w:val="22"/>
        </w:rPr>
      </w:pPr>
      <w:r w:rsidRPr="00387C89">
        <w:rPr>
          <w:rFonts w:ascii="Segoe UI" w:hAnsi="Segoe UI" w:cs="Segoe UI"/>
          <w:sz w:val="22"/>
          <w:szCs w:val="22"/>
        </w:rPr>
        <w:t>Manage all subscriptions in an account</w:t>
      </w:r>
    </w:p>
    <w:p w14:paraId="28F12F76" w14:textId="77777777" w:rsidR="009036CE" w:rsidRPr="00387C89" w:rsidRDefault="009036CE" w:rsidP="009036CE">
      <w:pPr>
        <w:pStyle w:val="ListParagraph"/>
        <w:numPr>
          <w:ilvl w:val="0"/>
          <w:numId w:val="90"/>
        </w:numPr>
        <w:spacing w:after="0"/>
        <w:rPr>
          <w:rFonts w:ascii="Segoe UI" w:hAnsi="Segoe UI" w:cs="Segoe UI"/>
          <w:sz w:val="22"/>
          <w:szCs w:val="22"/>
        </w:rPr>
      </w:pPr>
      <w:r w:rsidRPr="00387C89">
        <w:rPr>
          <w:rFonts w:ascii="Segoe UI" w:hAnsi="Segoe UI" w:cs="Segoe UI"/>
          <w:sz w:val="22"/>
          <w:szCs w:val="22"/>
        </w:rPr>
        <w:t>Create new subscriptions</w:t>
      </w:r>
    </w:p>
    <w:p w14:paraId="47B68D05" w14:textId="77777777" w:rsidR="009036CE" w:rsidRPr="00387C89" w:rsidRDefault="009036CE" w:rsidP="009036CE">
      <w:pPr>
        <w:pStyle w:val="ListParagraph"/>
        <w:numPr>
          <w:ilvl w:val="0"/>
          <w:numId w:val="90"/>
        </w:numPr>
        <w:spacing w:after="0"/>
        <w:rPr>
          <w:rFonts w:ascii="Segoe UI" w:hAnsi="Segoe UI" w:cs="Segoe UI"/>
          <w:sz w:val="22"/>
          <w:szCs w:val="22"/>
        </w:rPr>
      </w:pPr>
      <w:r w:rsidRPr="00387C89">
        <w:rPr>
          <w:rFonts w:ascii="Segoe UI" w:hAnsi="Segoe UI" w:cs="Segoe UI"/>
          <w:sz w:val="22"/>
          <w:szCs w:val="22"/>
        </w:rPr>
        <w:t>Cancel subscriptions</w:t>
      </w:r>
    </w:p>
    <w:p w14:paraId="414CD9C6" w14:textId="77777777" w:rsidR="009036CE" w:rsidRPr="00387C89" w:rsidRDefault="009036CE" w:rsidP="009036CE">
      <w:pPr>
        <w:pStyle w:val="ListParagraph"/>
        <w:numPr>
          <w:ilvl w:val="0"/>
          <w:numId w:val="90"/>
        </w:numPr>
        <w:spacing w:after="0"/>
        <w:rPr>
          <w:rFonts w:ascii="Segoe UI" w:hAnsi="Segoe UI" w:cs="Segoe UI"/>
          <w:sz w:val="22"/>
          <w:szCs w:val="22"/>
        </w:rPr>
      </w:pPr>
      <w:r w:rsidRPr="00387C89">
        <w:rPr>
          <w:rFonts w:ascii="Segoe UI" w:hAnsi="Segoe UI" w:cs="Segoe UI"/>
          <w:sz w:val="22"/>
          <w:szCs w:val="22"/>
        </w:rPr>
        <w:t>Change the billing for a subscription</w:t>
      </w:r>
    </w:p>
    <w:p w14:paraId="3C4B5C6B" w14:textId="77777777" w:rsidR="009036CE" w:rsidRPr="00387C89" w:rsidRDefault="009036CE" w:rsidP="009036CE">
      <w:pPr>
        <w:pStyle w:val="ListParagraph"/>
        <w:numPr>
          <w:ilvl w:val="0"/>
          <w:numId w:val="90"/>
        </w:numPr>
        <w:spacing w:after="0"/>
        <w:rPr>
          <w:rFonts w:ascii="Segoe UI" w:hAnsi="Segoe UI" w:cs="Segoe UI"/>
          <w:sz w:val="22"/>
          <w:szCs w:val="22"/>
        </w:rPr>
      </w:pPr>
      <w:r w:rsidRPr="00387C89">
        <w:rPr>
          <w:rFonts w:ascii="Segoe UI" w:hAnsi="Segoe UI" w:cs="Segoe UI"/>
          <w:sz w:val="22"/>
          <w:szCs w:val="22"/>
        </w:rPr>
        <w:t>Change the Service Administrator</w:t>
      </w:r>
    </w:p>
    <w:p w14:paraId="32254665" w14:textId="76350A05" w:rsidR="009036CE" w:rsidRPr="00387C89" w:rsidRDefault="009036CE" w:rsidP="009036CE">
      <w:pPr>
        <w:pStyle w:val="ListParagraph"/>
        <w:numPr>
          <w:ilvl w:val="0"/>
          <w:numId w:val="90"/>
        </w:numPr>
        <w:spacing w:after="0"/>
        <w:rPr>
          <w:rFonts w:ascii="Segoe UI" w:hAnsi="Segoe UI" w:cs="Segoe UI"/>
          <w:sz w:val="22"/>
          <w:szCs w:val="22"/>
        </w:rPr>
      </w:pPr>
      <w:r w:rsidRPr="00387C89">
        <w:rPr>
          <w:rFonts w:ascii="Segoe UI" w:hAnsi="Segoe UI" w:cs="Segoe UI"/>
          <w:b/>
          <w:bCs/>
          <w:sz w:val="22"/>
          <w:szCs w:val="22"/>
        </w:rPr>
        <w:t>Note:</w:t>
      </w:r>
      <w:r w:rsidRPr="00387C89">
        <w:rPr>
          <w:rFonts w:ascii="Segoe UI" w:hAnsi="Segoe UI" w:cs="Segoe UI"/>
          <w:sz w:val="22"/>
          <w:szCs w:val="22"/>
        </w:rPr>
        <w:t xml:space="preserve"> Conceptually, the billing owner of the subscription.</w:t>
      </w:r>
    </w:p>
    <w:p w14:paraId="4EBF71E7" w14:textId="0B732835" w:rsidR="009036CE" w:rsidRPr="00387C89" w:rsidRDefault="009036CE" w:rsidP="009036CE">
      <w:pPr>
        <w:spacing w:after="0"/>
        <w:ind w:firstLine="720"/>
        <w:rPr>
          <w:rFonts w:ascii="Segoe UI" w:hAnsi="Segoe UI" w:cs="Segoe UI"/>
          <w:sz w:val="22"/>
          <w:szCs w:val="22"/>
        </w:rPr>
      </w:pPr>
      <w:r w:rsidRPr="00387C89">
        <w:rPr>
          <w:rFonts w:ascii="Segoe UI" w:hAnsi="Segoe UI" w:cs="Segoe UI"/>
          <w:sz w:val="22"/>
          <w:szCs w:val="22"/>
        </w:rPr>
        <w:t>The Account Administrator has no access to the Azure portal.</w:t>
      </w:r>
    </w:p>
    <w:p w14:paraId="18949C43" w14:textId="39FA467E" w:rsidR="000C40DC" w:rsidRPr="00387C89" w:rsidRDefault="000C40DC" w:rsidP="000C40DC">
      <w:pPr>
        <w:spacing w:after="0"/>
        <w:rPr>
          <w:rFonts w:ascii="Segoe UI" w:hAnsi="Segoe UI" w:cs="Segoe UI"/>
          <w:sz w:val="22"/>
          <w:szCs w:val="22"/>
        </w:rPr>
      </w:pPr>
      <w:r w:rsidRPr="00387C89">
        <w:rPr>
          <w:rFonts w:ascii="Segoe UI" w:hAnsi="Segoe UI" w:cs="Segoe UI"/>
          <w:b/>
          <w:bCs/>
          <w:sz w:val="22"/>
          <w:szCs w:val="22"/>
        </w:rPr>
        <w:t>Service Administrator</w:t>
      </w:r>
      <w:r w:rsidRPr="00387C89">
        <w:rPr>
          <w:rFonts w:ascii="Segoe UI" w:hAnsi="Segoe UI" w:cs="Segoe UI"/>
          <w:sz w:val="22"/>
          <w:szCs w:val="22"/>
        </w:rPr>
        <w:t>:  1 per Azure subscription</w:t>
      </w:r>
    </w:p>
    <w:p w14:paraId="7CDD76DA" w14:textId="77777777" w:rsidR="000C40DC" w:rsidRPr="00387C89" w:rsidRDefault="000C40DC" w:rsidP="009036CE">
      <w:pPr>
        <w:pStyle w:val="ListParagraph"/>
        <w:numPr>
          <w:ilvl w:val="0"/>
          <w:numId w:val="89"/>
        </w:numPr>
        <w:spacing w:after="0"/>
        <w:rPr>
          <w:rFonts w:ascii="Segoe UI" w:hAnsi="Segoe UI" w:cs="Segoe UI"/>
          <w:sz w:val="22"/>
          <w:szCs w:val="22"/>
        </w:rPr>
      </w:pPr>
      <w:r w:rsidRPr="00387C89">
        <w:rPr>
          <w:rFonts w:ascii="Segoe UI" w:hAnsi="Segoe UI" w:cs="Segoe UI"/>
          <w:sz w:val="22"/>
          <w:szCs w:val="22"/>
        </w:rPr>
        <w:t>Manage services in the Azure portal</w:t>
      </w:r>
    </w:p>
    <w:p w14:paraId="572581FB" w14:textId="77777777" w:rsidR="000C40DC" w:rsidRPr="00387C89" w:rsidRDefault="000C40DC" w:rsidP="009036CE">
      <w:pPr>
        <w:pStyle w:val="ListParagraph"/>
        <w:numPr>
          <w:ilvl w:val="0"/>
          <w:numId w:val="89"/>
        </w:numPr>
        <w:spacing w:after="0"/>
        <w:rPr>
          <w:rFonts w:ascii="Segoe UI" w:hAnsi="Segoe UI" w:cs="Segoe UI"/>
          <w:sz w:val="22"/>
          <w:szCs w:val="22"/>
        </w:rPr>
      </w:pPr>
      <w:r w:rsidRPr="00387C89">
        <w:rPr>
          <w:rFonts w:ascii="Segoe UI" w:hAnsi="Segoe UI" w:cs="Segoe UI"/>
          <w:sz w:val="22"/>
          <w:szCs w:val="22"/>
        </w:rPr>
        <w:t>Cancel the subscription</w:t>
      </w:r>
    </w:p>
    <w:p w14:paraId="54F84C87" w14:textId="77777777" w:rsidR="000C40DC" w:rsidRPr="00387C89" w:rsidRDefault="000C40DC" w:rsidP="009036CE">
      <w:pPr>
        <w:pStyle w:val="ListParagraph"/>
        <w:numPr>
          <w:ilvl w:val="0"/>
          <w:numId w:val="89"/>
        </w:numPr>
        <w:spacing w:after="0"/>
        <w:rPr>
          <w:rFonts w:ascii="Segoe UI" w:hAnsi="Segoe UI" w:cs="Segoe UI"/>
          <w:sz w:val="22"/>
          <w:szCs w:val="22"/>
        </w:rPr>
      </w:pPr>
      <w:r w:rsidRPr="00387C89">
        <w:rPr>
          <w:rFonts w:ascii="Segoe UI" w:hAnsi="Segoe UI" w:cs="Segoe UI"/>
          <w:sz w:val="22"/>
          <w:szCs w:val="22"/>
        </w:rPr>
        <w:t>Assign users to the Co-Administrator role</w:t>
      </w:r>
    </w:p>
    <w:p w14:paraId="549CC8C8" w14:textId="77777777" w:rsidR="000C40DC" w:rsidRPr="00387C89" w:rsidRDefault="000C40DC" w:rsidP="009036CE">
      <w:pPr>
        <w:pStyle w:val="ListParagraph"/>
        <w:numPr>
          <w:ilvl w:val="0"/>
          <w:numId w:val="89"/>
        </w:numPr>
        <w:spacing w:after="0"/>
        <w:rPr>
          <w:rFonts w:ascii="Segoe UI" w:hAnsi="Segoe UI" w:cs="Segoe UI"/>
          <w:sz w:val="22"/>
          <w:szCs w:val="22"/>
        </w:rPr>
      </w:pPr>
      <w:r w:rsidRPr="00387C89">
        <w:rPr>
          <w:rFonts w:ascii="Segoe UI" w:hAnsi="Segoe UI" w:cs="Segoe UI"/>
          <w:sz w:val="22"/>
          <w:szCs w:val="22"/>
        </w:rPr>
        <w:t>By default, for a new subscription, the Account Administrator is also the Service Administrator.</w:t>
      </w:r>
    </w:p>
    <w:p w14:paraId="1DCF9685" w14:textId="77777777" w:rsidR="000C40DC" w:rsidRPr="00387C89" w:rsidRDefault="000C40DC" w:rsidP="009036CE">
      <w:pPr>
        <w:pStyle w:val="ListParagraph"/>
        <w:numPr>
          <w:ilvl w:val="0"/>
          <w:numId w:val="89"/>
        </w:numPr>
        <w:spacing w:after="0"/>
        <w:rPr>
          <w:rFonts w:ascii="Segoe UI" w:hAnsi="Segoe UI" w:cs="Segoe UI"/>
          <w:sz w:val="22"/>
          <w:szCs w:val="22"/>
        </w:rPr>
      </w:pPr>
      <w:r w:rsidRPr="00387C89">
        <w:rPr>
          <w:rFonts w:ascii="Segoe UI" w:hAnsi="Segoe UI" w:cs="Segoe UI"/>
          <w:sz w:val="22"/>
          <w:szCs w:val="22"/>
        </w:rPr>
        <w:t>The Service Administrator has the equivalent access of a user who is assigned the Owner role at the subscription scope.</w:t>
      </w:r>
    </w:p>
    <w:p w14:paraId="38425DDC" w14:textId="251C2F8F" w:rsidR="000C40DC" w:rsidRPr="00387C89" w:rsidRDefault="000C40DC" w:rsidP="009036CE">
      <w:pPr>
        <w:pStyle w:val="ListParagraph"/>
        <w:numPr>
          <w:ilvl w:val="0"/>
          <w:numId w:val="89"/>
        </w:numPr>
        <w:spacing w:after="0"/>
        <w:rPr>
          <w:rFonts w:ascii="Segoe UI" w:hAnsi="Segoe UI" w:cs="Segoe UI"/>
          <w:sz w:val="22"/>
          <w:szCs w:val="22"/>
        </w:rPr>
      </w:pPr>
      <w:r w:rsidRPr="00387C89">
        <w:rPr>
          <w:rFonts w:ascii="Segoe UI" w:hAnsi="Segoe UI" w:cs="Segoe UI"/>
          <w:sz w:val="22"/>
          <w:szCs w:val="22"/>
        </w:rPr>
        <w:t>The Service Administrator has full access to the Azure portal.</w:t>
      </w:r>
    </w:p>
    <w:p w14:paraId="177B3512" w14:textId="4E7885DC" w:rsidR="00E67547" w:rsidRPr="00387C89" w:rsidRDefault="009036CE" w:rsidP="00677E56">
      <w:pPr>
        <w:pStyle w:val="ListParagraph"/>
        <w:numPr>
          <w:ilvl w:val="0"/>
          <w:numId w:val="89"/>
        </w:numPr>
        <w:spacing w:after="0"/>
        <w:rPr>
          <w:rFonts w:ascii="Segoe UI" w:hAnsi="Segoe UI" w:cs="Segoe UI"/>
          <w:sz w:val="22"/>
          <w:szCs w:val="22"/>
        </w:rPr>
      </w:pPr>
      <w:r w:rsidRPr="00387C89">
        <w:rPr>
          <w:rFonts w:ascii="Segoe UI" w:hAnsi="Segoe UI" w:cs="Segoe UI"/>
          <w:b/>
          <w:bCs/>
          <w:sz w:val="22"/>
          <w:szCs w:val="22"/>
        </w:rPr>
        <w:t>Note:</w:t>
      </w:r>
      <w:r w:rsidRPr="00387C89">
        <w:rPr>
          <w:rFonts w:ascii="Segoe UI" w:hAnsi="Segoe UI" w:cs="Segoe UI"/>
          <w:sz w:val="22"/>
          <w:szCs w:val="22"/>
        </w:rPr>
        <w:t xml:space="preserve"> By default, for a new subscription, the Account Administrator is also the Service Administrator. The Service Administrator has the equivalent access of a user who is assigned the Owner role at the subscription scope. The Service Administrator has full access to the Azure portal.</w:t>
      </w:r>
    </w:p>
    <w:p w14:paraId="656ADFDE" w14:textId="7F1DE891" w:rsidR="00E67547" w:rsidRPr="00387C89" w:rsidRDefault="00E67547" w:rsidP="00E67547">
      <w:pPr>
        <w:spacing w:after="0"/>
        <w:rPr>
          <w:rFonts w:ascii="Segoe UI" w:hAnsi="Segoe UI" w:cs="Segoe UI"/>
          <w:sz w:val="22"/>
          <w:szCs w:val="22"/>
        </w:rPr>
      </w:pPr>
      <w:r w:rsidRPr="00387C89">
        <w:rPr>
          <w:rFonts w:ascii="Segoe UI" w:hAnsi="Segoe UI" w:cs="Segoe UI"/>
          <w:b/>
          <w:bCs/>
          <w:sz w:val="22"/>
          <w:szCs w:val="22"/>
        </w:rPr>
        <w:t xml:space="preserve"> Co-Administrator: </w:t>
      </w:r>
      <w:r w:rsidRPr="00387C89">
        <w:rPr>
          <w:rFonts w:ascii="Segoe UI" w:hAnsi="Segoe UI" w:cs="Segoe UI"/>
          <w:sz w:val="22"/>
          <w:szCs w:val="22"/>
        </w:rPr>
        <w:t>200 per subscription</w:t>
      </w:r>
    </w:p>
    <w:p w14:paraId="18CC6CDD" w14:textId="77777777" w:rsidR="00E67547" w:rsidRPr="00387C89" w:rsidRDefault="00E67547" w:rsidP="00E67547">
      <w:pPr>
        <w:pStyle w:val="ListParagraph"/>
        <w:numPr>
          <w:ilvl w:val="0"/>
          <w:numId w:val="89"/>
        </w:numPr>
        <w:spacing w:after="0"/>
        <w:rPr>
          <w:rFonts w:ascii="Segoe UI" w:hAnsi="Segoe UI" w:cs="Segoe UI"/>
          <w:sz w:val="22"/>
          <w:szCs w:val="22"/>
        </w:rPr>
      </w:pPr>
      <w:r w:rsidRPr="00387C89">
        <w:rPr>
          <w:rFonts w:ascii="Segoe UI" w:hAnsi="Segoe UI" w:cs="Segoe UI"/>
          <w:sz w:val="22"/>
          <w:szCs w:val="22"/>
        </w:rPr>
        <w:t>Same access privileges as the Service Administrator, but can’t change the association of subscriptions to Azure directories</w:t>
      </w:r>
    </w:p>
    <w:p w14:paraId="75790810" w14:textId="77777777" w:rsidR="00E67547" w:rsidRPr="00387C89" w:rsidRDefault="00E67547" w:rsidP="00E67547">
      <w:pPr>
        <w:pStyle w:val="ListParagraph"/>
        <w:numPr>
          <w:ilvl w:val="0"/>
          <w:numId w:val="89"/>
        </w:numPr>
        <w:spacing w:after="0"/>
        <w:rPr>
          <w:rFonts w:ascii="Segoe UI" w:hAnsi="Segoe UI" w:cs="Segoe UI"/>
          <w:sz w:val="22"/>
          <w:szCs w:val="22"/>
        </w:rPr>
      </w:pPr>
      <w:r w:rsidRPr="00387C89">
        <w:rPr>
          <w:rFonts w:ascii="Segoe UI" w:hAnsi="Segoe UI" w:cs="Segoe UI"/>
          <w:sz w:val="22"/>
          <w:szCs w:val="22"/>
        </w:rPr>
        <w:t>Assign users to the Co-Administrator role, but cannot change the Service Administrator</w:t>
      </w:r>
    </w:p>
    <w:p w14:paraId="5606CFC9" w14:textId="2FE57A9B" w:rsidR="00E67547" w:rsidRPr="00387C89" w:rsidRDefault="00E67547" w:rsidP="00E67547">
      <w:pPr>
        <w:pStyle w:val="ListParagraph"/>
        <w:spacing w:after="0"/>
        <w:rPr>
          <w:rFonts w:ascii="Segoe UI" w:hAnsi="Segoe UI" w:cs="Segoe UI"/>
          <w:sz w:val="22"/>
          <w:szCs w:val="22"/>
        </w:rPr>
      </w:pPr>
      <w:r w:rsidRPr="00387C89">
        <w:rPr>
          <w:rFonts w:ascii="Segoe UI" w:hAnsi="Segoe UI" w:cs="Segoe UI"/>
          <w:b/>
          <w:bCs/>
          <w:sz w:val="22"/>
          <w:szCs w:val="22"/>
        </w:rPr>
        <w:t>Note:</w:t>
      </w:r>
      <w:r w:rsidRPr="00387C89">
        <w:rPr>
          <w:rFonts w:ascii="Segoe UI" w:hAnsi="Segoe UI" w:cs="Segoe UI"/>
          <w:sz w:val="22"/>
          <w:szCs w:val="22"/>
        </w:rPr>
        <w:t xml:space="preserve"> The Co-Administrator has the equivalent access of a user who is assigned the Owner role at the subscription scope.</w:t>
      </w:r>
    </w:p>
    <w:p w14:paraId="04C5B7C4" w14:textId="77777777" w:rsidR="00387C89" w:rsidRDefault="00387C89" w:rsidP="00A17394">
      <w:pPr>
        <w:rPr>
          <w:rFonts w:ascii="Segoe UI" w:hAnsi="Segoe UI" w:cs="Segoe UI"/>
          <w:color w:val="2683C6" w:themeColor="accent2"/>
          <w:sz w:val="22"/>
          <w:szCs w:val="22"/>
          <w:u w:val="single"/>
          <w:shd w:val="clear" w:color="auto" w:fill="FFFFFF"/>
        </w:rPr>
      </w:pPr>
    </w:p>
    <w:p w14:paraId="5BAEE0C8" w14:textId="69A1F1CA" w:rsidR="00A17394" w:rsidRPr="00467E93" w:rsidRDefault="00A17394" w:rsidP="00A17394">
      <w:pPr>
        <w:rPr>
          <w:rFonts w:ascii="Segoe UI" w:hAnsi="Segoe UI" w:cs="Segoe UI"/>
          <w:color w:val="2683C6" w:themeColor="accent2"/>
          <w:sz w:val="22"/>
          <w:szCs w:val="22"/>
          <w:u w:val="single"/>
          <w:shd w:val="clear" w:color="auto" w:fill="FFFFFF"/>
        </w:rPr>
      </w:pPr>
      <w:r w:rsidRPr="00467E93">
        <w:rPr>
          <w:rFonts w:ascii="Segoe UI" w:hAnsi="Segoe UI" w:cs="Segoe UI"/>
          <w:color w:val="2683C6" w:themeColor="accent2"/>
          <w:sz w:val="22"/>
          <w:szCs w:val="22"/>
          <w:u w:val="single"/>
          <w:shd w:val="clear" w:color="auto" w:fill="FFFFFF"/>
        </w:rPr>
        <w:t>Azure Enterprise</w:t>
      </w:r>
    </w:p>
    <w:p w14:paraId="5EF23F28" w14:textId="03ED6BFE" w:rsidR="00A17394" w:rsidRDefault="00A17394" w:rsidP="00A17394">
      <w:pPr>
        <w:pStyle w:val="ListParagraph"/>
        <w:rPr>
          <w:rFonts w:ascii="Segoe UI" w:hAnsi="Segoe UI" w:cs="Segoe UI"/>
          <w:color w:val="000000"/>
          <w:sz w:val="22"/>
          <w:szCs w:val="22"/>
          <w:shd w:val="clear" w:color="auto" w:fill="FFFFFF"/>
        </w:rPr>
      </w:pPr>
      <w:r w:rsidRPr="00467E93">
        <w:rPr>
          <w:rFonts w:ascii="Segoe UI" w:hAnsi="Segoe UI" w:cs="Segoe UI"/>
          <w:color w:val="000000"/>
          <w:sz w:val="22"/>
          <w:szCs w:val="22"/>
          <w:shd w:val="clear" w:color="auto" w:fill="FFFFFF"/>
        </w:rPr>
        <w:t xml:space="preserve">Any Enterprise Agreement customer can add Azure to their agreement by making an upfront monetary commitment to Azure. That commitment is consumed throughout the </w:t>
      </w:r>
      <w:r w:rsidRPr="00467E93">
        <w:rPr>
          <w:rFonts w:ascii="Segoe UI" w:hAnsi="Segoe UI" w:cs="Segoe UI"/>
          <w:color w:val="000000"/>
          <w:sz w:val="22"/>
          <w:szCs w:val="22"/>
          <w:shd w:val="clear" w:color="auto" w:fill="FFFFFF"/>
        </w:rPr>
        <w:lastRenderedPageBreak/>
        <w:t>year by using any combination of the wide variety of cloud services Azure offers from its global datacenters</w:t>
      </w:r>
    </w:p>
    <w:p w14:paraId="4654B45B" w14:textId="3A97F308" w:rsidR="000B05FB" w:rsidRDefault="000B05FB" w:rsidP="00A17394">
      <w:pPr>
        <w:pStyle w:val="ListParagraph"/>
        <w:rPr>
          <w:rFonts w:ascii="Segoe UI" w:hAnsi="Segoe UI" w:cs="Segoe UI"/>
          <w:color w:val="000000"/>
          <w:sz w:val="22"/>
          <w:szCs w:val="22"/>
          <w:shd w:val="clear" w:color="auto" w:fill="FFFFFF"/>
        </w:rPr>
      </w:pPr>
    </w:p>
    <w:p w14:paraId="725349ED" w14:textId="77777777" w:rsidR="000B05FB" w:rsidRPr="00467E93" w:rsidRDefault="000B05FB" w:rsidP="00A17394">
      <w:pPr>
        <w:pStyle w:val="ListParagraph"/>
        <w:rPr>
          <w:rFonts w:ascii="Segoe UI" w:hAnsi="Segoe UI" w:cs="Segoe UI"/>
          <w:color w:val="000000"/>
          <w:sz w:val="22"/>
          <w:szCs w:val="22"/>
          <w:shd w:val="clear" w:color="auto" w:fill="FFFFFF"/>
        </w:rPr>
      </w:pPr>
    </w:p>
    <w:p w14:paraId="60C9BCD9" w14:textId="77777777" w:rsidR="003E78EB" w:rsidRPr="00467E93" w:rsidRDefault="003E78EB" w:rsidP="003E78EB">
      <w:pPr>
        <w:rPr>
          <w:rFonts w:ascii="Segoe UI" w:hAnsi="Segoe UI" w:cs="Segoe UI"/>
          <w:color w:val="2683C6" w:themeColor="accent2"/>
          <w:sz w:val="22"/>
          <w:szCs w:val="22"/>
          <w:u w:val="single"/>
          <w:shd w:val="clear" w:color="auto" w:fill="FFFFFF"/>
        </w:rPr>
      </w:pPr>
      <w:r w:rsidRPr="00467E93">
        <w:rPr>
          <w:rFonts w:ascii="Segoe UI" w:hAnsi="Segoe UI" w:cs="Segoe UI"/>
          <w:color w:val="2683C6" w:themeColor="accent2"/>
          <w:sz w:val="22"/>
          <w:szCs w:val="22"/>
          <w:u w:val="single"/>
          <w:shd w:val="clear" w:color="auto" w:fill="FFFFFF"/>
        </w:rPr>
        <w:t>Azure Enterprise Agreement Benefits</w:t>
      </w:r>
    </w:p>
    <w:p w14:paraId="365EC652" w14:textId="77777777" w:rsidR="003E78EB" w:rsidRPr="00467E93" w:rsidRDefault="003E78EB" w:rsidP="003E78EB">
      <w:pPr>
        <w:pStyle w:val="ListParagraph"/>
        <w:numPr>
          <w:ilvl w:val="0"/>
          <w:numId w:val="1"/>
        </w:numPr>
        <w:rPr>
          <w:rStyle w:val="Strong"/>
          <w:rFonts w:ascii="Segoe UI" w:hAnsi="Segoe UI" w:cs="Segoe UI"/>
          <w:b w:val="0"/>
          <w:bCs w:val="0"/>
          <w:sz w:val="22"/>
          <w:szCs w:val="22"/>
        </w:rPr>
      </w:pPr>
      <w:r w:rsidRPr="00467E93">
        <w:rPr>
          <w:rStyle w:val="Strong"/>
          <w:rFonts w:ascii="Segoe UI" w:hAnsi="Segoe UI" w:cs="Segoe UI"/>
          <w:b w:val="0"/>
          <w:sz w:val="22"/>
          <w:szCs w:val="22"/>
          <w:shd w:val="clear" w:color="auto" w:fill="FFFFFF"/>
        </w:rPr>
        <w:t>An EA is better for managing teams</w:t>
      </w:r>
    </w:p>
    <w:p w14:paraId="6CEB0A6F" w14:textId="77777777" w:rsidR="003E78EB" w:rsidRPr="00467E93" w:rsidRDefault="003E78EB" w:rsidP="003E78EB">
      <w:pPr>
        <w:pStyle w:val="ListParagraph"/>
        <w:numPr>
          <w:ilvl w:val="0"/>
          <w:numId w:val="1"/>
        </w:numPr>
        <w:rPr>
          <w:rStyle w:val="Strong"/>
          <w:rFonts w:ascii="Segoe UI" w:hAnsi="Segoe UI" w:cs="Segoe UI"/>
          <w:b w:val="0"/>
          <w:bCs w:val="0"/>
          <w:sz w:val="22"/>
          <w:szCs w:val="22"/>
        </w:rPr>
      </w:pPr>
      <w:r w:rsidRPr="00467E93">
        <w:rPr>
          <w:rStyle w:val="Strong"/>
          <w:rFonts w:ascii="Segoe UI" w:hAnsi="Segoe UI" w:cs="Segoe UI"/>
          <w:b w:val="0"/>
          <w:sz w:val="22"/>
          <w:szCs w:val="22"/>
          <w:shd w:val="clear" w:color="auto" w:fill="FFFFFF"/>
        </w:rPr>
        <w:t>An EA provides discounts</w:t>
      </w:r>
    </w:p>
    <w:p w14:paraId="0FFC2B94" w14:textId="77777777" w:rsidR="003E78EB" w:rsidRPr="00467E93" w:rsidRDefault="003E78EB" w:rsidP="003E78EB">
      <w:pPr>
        <w:pStyle w:val="ListParagraph"/>
        <w:numPr>
          <w:ilvl w:val="0"/>
          <w:numId w:val="1"/>
        </w:numPr>
        <w:rPr>
          <w:rStyle w:val="Strong"/>
          <w:rFonts w:ascii="Segoe UI" w:hAnsi="Segoe UI" w:cs="Segoe UI"/>
          <w:b w:val="0"/>
          <w:bCs w:val="0"/>
          <w:sz w:val="22"/>
          <w:szCs w:val="22"/>
        </w:rPr>
      </w:pPr>
      <w:r w:rsidRPr="00467E93">
        <w:rPr>
          <w:rStyle w:val="Strong"/>
          <w:rFonts w:ascii="Segoe UI" w:hAnsi="Segoe UI" w:cs="Segoe UI"/>
          <w:b w:val="0"/>
          <w:sz w:val="22"/>
          <w:szCs w:val="22"/>
          <w:shd w:val="clear" w:color="auto" w:fill="FFFFFF"/>
        </w:rPr>
        <w:t>An EA helps with cash flow management</w:t>
      </w:r>
    </w:p>
    <w:p w14:paraId="58208BEE" w14:textId="7527B2E2" w:rsidR="003E78EB" w:rsidRPr="00467E93" w:rsidRDefault="003E78EB" w:rsidP="003E78EB">
      <w:pPr>
        <w:pStyle w:val="ListParagraph"/>
        <w:numPr>
          <w:ilvl w:val="0"/>
          <w:numId w:val="1"/>
        </w:numPr>
        <w:rPr>
          <w:rStyle w:val="Strong"/>
          <w:rFonts w:ascii="Segoe UI" w:hAnsi="Segoe UI" w:cs="Segoe UI"/>
          <w:b w:val="0"/>
          <w:bCs w:val="0"/>
          <w:sz w:val="22"/>
          <w:szCs w:val="22"/>
        </w:rPr>
      </w:pPr>
      <w:r w:rsidRPr="00467E93">
        <w:rPr>
          <w:rStyle w:val="Strong"/>
          <w:rFonts w:ascii="Segoe UI" w:hAnsi="Segoe UI" w:cs="Segoe UI"/>
          <w:b w:val="0"/>
          <w:sz w:val="22"/>
          <w:szCs w:val="22"/>
          <w:shd w:val="clear" w:color="auto" w:fill="FFFFFF"/>
        </w:rPr>
        <w:t>An EA gives you access to unique Azure features</w:t>
      </w:r>
    </w:p>
    <w:p w14:paraId="0F067547" w14:textId="148B539D" w:rsidR="002525DB" w:rsidRPr="00467E93" w:rsidRDefault="002525DB" w:rsidP="003E78EB">
      <w:pPr>
        <w:pStyle w:val="ListParagraph"/>
        <w:numPr>
          <w:ilvl w:val="0"/>
          <w:numId w:val="1"/>
        </w:numPr>
        <w:rPr>
          <w:rFonts w:ascii="Segoe UI" w:hAnsi="Segoe UI" w:cs="Segoe UI"/>
          <w:sz w:val="22"/>
          <w:szCs w:val="22"/>
        </w:rPr>
      </w:pPr>
      <w:r w:rsidRPr="00467E93">
        <w:rPr>
          <w:rFonts w:ascii="Segoe UI" w:hAnsi="Segoe UI" w:cs="Segoe UI"/>
          <w:sz w:val="22"/>
          <w:szCs w:val="22"/>
          <w:shd w:val="clear" w:color="auto" w:fill="FFFFFF"/>
        </w:rPr>
        <w:t>Pay for additional usage beyond the commitment, at the same rates.</w:t>
      </w:r>
    </w:p>
    <w:p w14:paraId="0B8B358C" w14:textId="25A56642" w:rsidR="00F84F0A" w:rsidRPr="00467E93" w:rsidRDefault="00F84F0A" w:rsidP="00F84F0A">
      <w:pPr>
        <w:rPr>
          <w:rFonts w:ascii="Segoe UI" w:hAnsi="Segoe UI" w:cs="Segoe UI"/>
          <w:color w:val="2683C6" w:themeColor="accent2"/>
          <w:sz w:val="22"/>
          <w:szCs w:val="22"/>
          <w:u w:val="single"/>
          <w:shd w:val="clear" w:color="auto" w:fill="FFFFFF"/>
        </w:rPr>
      </w:pPr>
      <w:r w:rsidRPr="00467E93">
        <w:rPr>
          <w:rFonts w:ascii="Segoe UI" w:hAnsi="Segoe UI" w:cs="Segoe UI"/>
          <w:color w:val="2683C6" w:themeColor="accent2"/>
          <w:sz w:val="22"/>
          <w:szCs w:val="22"/>
          <w:u w:val="single"/>
          <w:shd w:val="clear" w:color="auto" w:fill="FFFFFF"/>
        </w:rPr>
        <w:t>Azure EA admin Accounts</w:t>
      </w:r>
    </w:p>
    <w:p w14:paraId="3B681AE9" w14:textId="77777777" w:rsidR="00F84F0A" w:rsidRPr="00467E93" w:rsidRDefault="00F84F0A" w:rsidP="00F84F0A">
      <w:pPr>
        <w:rPr>
          <w:rFonts w:ascii="Segoe UI" w:hAnsi="Segoe UI" w:cs="Segoe UI"/>
          <w:color w:val="2683C6" w:themeColor="accent2"/>
          <w:sz w:val="22"/>
          <w:szCs w:val="22"/>
          <w:u w:val="single"/>
          <w:shd w:val="clear" w:color="auto" w:fill="FFFFFF"/>
        </w:rPr>
      </w:pPr>
      <w:r w:rsidRPr="00467E93">
        <w:rPr>
          <w:rFonts w:ascii="Segoe UI" w:hAnsi="Segoe UI" w:cs="Segoe UI"/>
          <w:color w:val="2683C6" w:themeColor="accent2"/>
          <w:sz w:val="22"/>
          <w:szCs w:val="22"/>
          <w:u w:val="single"/>
          <w:shd w:val="clear" w:color="auto" w:fill="FFFFFF"/>
        </w:rPr>
        <w:t>Enterprises enrollment</w:t>
      </w:r>
    </w:p>
    <w:p w14:paraId="62A716F4" w14:textId="14AB8C26" w:rsidR="00F84F0A" w:rsidRPr="00467E93" w:rsidRDefault="00F84F0A" w:rsidP="000003DC">
      <w:pPr>
        <w:pStyle w:val="ListParagraph"/>
        <w:numPr>
          <w:ilvl w:val="0"/>
          <w:numId w:val="33"/>
        </w:numPr>
        <w:rPr>
          <w:rFonts w:ascii="Segoe UI" w:hAnsi="Segoe UI" w:cs="Segoe UI"/>
          <w:sz w:val="22"/>
          <w:szCs w:val="22"/>
          <w:shd w:val="clear" w:color="auto" w:fill="FFFFFF"/>
        </w:rPr>
      </w:pPr>
      <w:r w:rsidRPr="00467E93">
        <w:rPr>
          <w:rFonts w:ascii="Segoe UI" w:hAnsi="Segoe UI" w:cs="Segoe UI"/>
          <w:sz w:val="22"/>
          <w:szCs w:val="22"/>
          <w:shd w:val="clear" w:color="auto" w:fill="FFFFFF"/>
        </w:rPr>
        <w:t xml:space="preserve">The enterprises enrollment </w:t>
      </w:r>
      <w:r w:rsidR="00A405FE" w:rsidRPr="00467E93">
        <w:rPr>
          <w:rFonts w:ascii="Segoe UI" w:hAnsi="Segoe UI" w:cs="Segoe UI"/>
          <w:sz w:val="22"/>
          <w:szCs w:val="22"/>
          <w:shd w:val="clear" w:color="auto" w:fill="FFFFFF"/>
        </w:rPr>
        <w:t>defines</w:t>
      </w:r>
      <w:r w:rsidRPr="00467E93">
        <w:rPr>
          <w:rFonts w:ascii="Segoe UI" w:hAnsi="Segoe UI" w:cs="Segoe UI"/>
          <w:sz w:val="22"/>
          <w:szCs w:val="22"/>
          <w:shd w:val="clear" w:color="auto" w:fill="FFFFFF"/>
        </w:rPr>
        <w:t xml:space="preserve"> the shape and use of azure services with a company and is the core governance structure</w:t>
      </w:r>
    </w:p>
    <w:p w14:paraId="5550AA9F" w14:textId="1D318A80" w:rsidR="00F84F0A" w:rsidRPr="00467E93" w:rsidRDefault="00A405FE" w:rsidP="000003DC">
      <w:pPr>
        <w:pStyle w:val="ListParagraph"/>
        <w:numPr>
          <w:ilvl w:val="0"/>
          <w:numId w:val="33"/>
        </w:numPr>
        <w:rPr>
          <w:rFonts w:ascii="Segoe UI" w:hAnsi="Segoe UI" w:cs="Segoe UI"/>
          <w:sz w:val="22"/>
          <w:szCs w:val="22"/>
          <w:shd w:val="clear" w:color="auto" w:fill="FFFFFF"/>
        </w:rPr>
      </w:pPr>
      <w:r w:rsidRPr="00467E93">
        <w:rPr>
          <w:rFonts w:ascii="Segoe UI" w:hAnsi="Segoe UI" w:cs="Segoe UI"/>
          <w:sz w:val="22"/>
          <w:szCs w:val="22"/>
          <w:shd w:val="clear" w:color="auto" w:fill="FFFFFF"/>
        </w:rPr>
        <w:t>Within</w:t>
      </w:r>
      <w:r w:rsidR="00F84F0A" w:rsidRPr="00467E93">
        <w:rPr>
          <w:rFonts w:ascii="Segoe UI" w:hAnsi="Segoe UI" w:cs="Segoe UI"/>
          <w:sz w:val="22"/>
          <w:szCs w:val="22"/>
          <w:shd w:val="clear" w:color="auto" w:fill="FFFFFF"/>
        </w:rPr>
        <w:t xml:space="preserve"> the </w:t>
      </w:r>
      <w:r w:rsidRPr="00467E93">
        <w:rPr>
          <w:rFonts w:ascii="Segoe UI" w:hAnsi="Segoe UI" w:cs="Segoe UI"/>
          <w:sz w:val="22"/>
          <w:szCs w:val="22"/>
          <w:shd w:val="clear" w:color="auto" w:fill="FFFFFF"/>
        </w:rPr>
        <w:t>enterprise’s</w:t>
      </w:r>
      <w:r w:rsidR="00F84F0A" w:rsidRPr="00467E93">
        <w:rPr>
          <w:rFonts w:ascii="Segoe UI" w:hAnsi="Segoe UI" w:cs="Segoe UI"/>
          <w:sz w:val="22"/>
          <w:szCs w:val="22"/>
          <w:shd w:val="clear" w:color="auto" w:fill="FFFFFF"/>
        </w:rPr>
        <w:t xml:space="preserve"> agreement customer </w:t>
      </w:r>
      <w:r w:rsidR="003E78EB" w:rsidRPr="00467E93">
        <w:rPr>
          <w:rFonts w:ascii="Segoe UI" w:hAnsi="Segoe UI" w:cs="Segoe UI"/>
          <w:sz w:val="22"/>
          <w:szCs w:val="22"/>
          <w:shd w:val="clear" w:color="auto" w:fill="FFFFFF"/>
        </w:rPr>
        <w:t>can</w:t>
      </w:r>
      <w:r w:rsidR="00F84F0A" w:rsidRPr="00467E93">
        <w:rPr>
          <w:rFonts w:ascii="Segoe UI" w:hAnsi="Segoe UI" w:cs="Segoe UI"/>
          <w:sz w:val="22"/>
          <w:szCs w:val="22"/>
          <w:shd w:val="clear" w:color="auto" w:fill="FFFFFF"/>
        </w:rPr>
        <w:t xml:space="preserve"> further subdivide the environment</w:t>
      </w:r>
      <w:r w:rsidRPr="00467E93">
        <w:rPr>
          <w:rFonts w:ascii="Segoe UI" w:hAnsi="Segoe UI" w:cs="Segoe UI"/>
          <w:sz w:val="22"/>
          <w:szCs w:val="22"/>
          <w:shd w:val="clear" w:color="auto" w:fill="FFFFFF"/>
        </w:rPr>
        <w:t xml:space="preserve"> into </w:t>
      </w:r>
      <w:r w:rsidR="00771B22" w:rsidRPr="00467E93">
        <w:rPr>
          <w:rFonts w:ascii="Segoe UI" w:hAnsi="Segoe UI" w:cs="Segoe UI"/>
          <w:sz w:val="22"/>
          <w:szCs w:val="22"/>
          <w:shd w:val="clear" w:color="auto" w:fill="FFFFFF"/>
        </w:rPr>
        <w:t>department accounts and finally subscription</w:t>
      </w:r>
    </w:p>
    <w:p w14:paraId="1AD75A25" w14:textId="30802252" w:rsidR="004C6DF9" w:rsidRDefault="00771B22" w:rsidP="00387C89">
      <w:pPr>
        <w:pStyle w:val="ListParagraph"/>
        <w:numPr>
          <w:ilvl w:val="0"/>
          <w:numId w:val="33"/>
        </w:numPr>
      </w:pPr>
      <w:r w:rsidRPr="00387C89">
        <w:rPr>
          <w:rFonts w:ascii="Segoe UI" w:hAnsi="Segoe UI" w:cs="Segoe UI"/>
          <w:sz w:val="22"/>
          <w:szCs w:val="22"/>
          <w:shd w:val="clear" w:color="auto" w:fill="FFFFFF"/>
        </w:rPr>
        <w:t xml:space="preserve">Enterprises admin </w:t>
      </w:r>
      <w:r w:rsidR="003E78EB" w:rsidRPr="00387C89">
        <w:rPr>
          <w:rFonts w:ascii="Segoe UI" w:hAnsi="Segoe UI" w:cs="Segoe UI"/>
          <w:sz w:val="22"/>
          <w:szCs w:val="22"/>
          <w:shd w:val="clear" w:color="auto" w:fill="FFFFFF"/>
        </w:rPr>
        <w:t>can</w:t>
      </w:r>
      <w:r w:rsidRPr="00387C89">
        <w:rPr>
          <w:rFonts w:ascii="Segoe UI" w:hAnsi="Segoe UI" w:cs="Segoe UI"/>
          <w:sz w:val="22"/>
          <w:szCs w:val="22"/>
          <w:shd w:val="clear" w:color="auto" w:fill="FFFFFF"/>
        </w:rPr>
        <w:t xml:space="preserve"> add or associate accounts to the enrolment, can view usage data across all accounts</w:t>
      </w:r>
    </w:p>
    <w:p w14:paraId="5E2FE629" w14:textId="77777777" w:rsidR="004C6DF9" w:rsidRDefault="004C6DF9" w:rsidP="00A17394">
      <w:pPr>
        <w:pStyle w:val="ListParagraph"/>
      </w:pPr>
    </w:p>
    <w:p w14:paraId="2EED45CC" w14:textId="77777777" w:rsidR="004C6DF9" w:rsidRDefault="004C6DF9" w:rsidP="00A17394">
      <w:pPr>
        <w:pStyle w:val="ListParagraph"/>
      </w:pPr>
    </w:p>
    <w:p w14:paraId="237A4C92" w14:textId="77777777" w:rsidR="004C6DF9" w:rsidRDefault="004C6DF9" w:rsidP="00A17394">
      <w:pPr>
        <w:pStyle w:val="ListParagraph"/>
      </w:pPr>
    </w:p>
    <w:p w14:paraId="2582DD1D" w14:textId="6E007AF7" w:rsidR="00A17394" w:rsidRPr="00467E93" w:rsidRDefault="003C6CE1" w:rsidP="00A17394">
      <w:pPr>
        <w:pStyle w:val="ListParagraph"/>
        <w:rPr>
          <w:rFonts w:ascii="Segoe UI" w:hAnsi="Segoe UI" w:cs="Segoe UI"/>
          <w:color w:val="2683C6" w:themeColor="accent2"/>
          <w:sz w:val="22"/>
          <w:szCs w:val="22"/>
          <w:shd w:val="clear" w:color="auto" w:fill="FFFFFF"/>
        </w:rPr>
      </w:pPr>
      <w:hyperlink r:id="rId12" w:tgtFrame="_blank" w:history="1">
        <w:r w:rsidR="00A17394" w:rsidRPr="00467E93">
          <w:rPr>
            <w:rFonts w:ascii="Segoe UI" w:hAnsi="Segoe UI" w:cs="Segoe UI"/>
            <w:color w:val="2683C6" w:themeColor="accent2"/>
            <w:sz w:val="22"/>
            <w:szCs w:val="22"/>
            <w:shd w:val="clear" w:color="auto" w:fill="FFFFFF"/>
          </w:rPr>
          <w:t>Organize your resources with Azure Management Groups</w:t>
        </w:r>
      </w:hyperlink>
    </w:p>
    <w:p w14:paraId="2869625A" w14:textId="77777777" w:rsidR="00797E9E" w:rsidRPr="00467E93" w:rsidRDefault="00797E9E" w:rsidP="00A17394">
      <w:pPr>
        <w:pStyle w:val="ListParagraph"/>
        <w:rPr>
          <w:rFonts w:ascii="Segoe UI" w:hAnsi="Segoe UI" w:cs="Segoe UI"/>
          <w:color w:val="0070C0"/>
          <w:sz w:val="22"/>
          <w:szCs w:val="22"/>
          <w:shd w:val="clear" w:color="auto" w:fill="FFFFFF"/>
        </w:rPr>
      </w:pPr>
      <w:r w:rsidRPr="00467E93">
        <w:rPr>
          <w:rFonts w:ascii="Segoe UI" w:hAnsi="Segoe UI" w:cs="Segoe UI"/>
          <w:noProof/>
          <w:color w:val="0070C0"/>
          <w:sz w:val="22"/>
          <w:szCs w:val="22"/>
          <w:shd w:val="clear" w:color="auto" w:fill="FFFFFF"/>
        </w:rPr>
        <w:drawing>
          <wp:inline distT="0" distB="0" distL="0" distR="0" wp14:anchorId="62290656" wp14:editId="1B3CFA82">
            <wp:extent cx="2874240" cy="1864914"/>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2395" cy="1889670"/>
                    </a:xfrm>
                    <a:prstGeom prst="rect">
                      <a:avLst/>
                    </a:prstGeom>
                    <a:noFill/>
                    <a:ln>
                      <a:noFill/>
                    </a:ln>
                  </pic:spPr>
                </pic:pic>
              </a:graphicData>
            </a:graphic>
          </wp:inline>
        </w:drawing>
      </w:r>
    </w:p>
    <w:p w14:paraId="6DEECEBD" w14:textId="77777777" w:rsidR="00A17394" w:rsidRPr="00467E93" w:rsidRDefault="00A17394" w:rsidP="00A17394">
      <w:pPr>
        <w:pStyle w:val="ListParagraph"/>
        <w:rPr>
          <w:rFonts w:ascii="Segoe UI" w:hAnsi="Segoe UI" w:cs="Segoe UI"/>
          <w:color w:val="2683C6" w:themeColor="accent2"/>
          <w:sz w:val="22"/>
          <w:szCs w:val="22"/>
          <w:shd w:val="clear" w:color="auto" w:fill="FFFFFF"/>
        </w:rPr>
      </w:pPr>
      <w:r w:rsidRPr="00467E93">
        <w:rPr>
          <w:rFonts w:ascii="Segoe UI" w:hAnsi="Segoe UI" w:cs="Segoe UI"/>
          <w:color w:val="2683C6" w:themeColor="accent2"/>
          <w:sz w:val="22"/>
          <w:szCs w:val="22"/>
          <w:shd w:val="clear" w:color="auto" w:fill="FFFFFF"/>
        </w:rPr>
        <w:t>Manage Subscription with Portal</w:t>
      </w:r>
    </w:p>
    <w:p w14:paraId="1EC77B1C" w14:textId="77777777" w:rsidR="009767BD" w:rsidRPr="00467E93" w:rsidRDefault="009767BD" w:rsidP="0041710C">
      <w:pPr>
        <w:pStyle w:val="ListParagraph"/>
        <w:tabs>
          <w:tab w:val="left" w:pos="1920"/>
        </w:tabs>
        <w:rPr>
          <w:rFonts w:ascii="Segoe UI" w:hAnsi="Segoe UI" w:cs="Segoe UI"/>
          <w:sz w:val="22"/>
          <w:szCs w:val="22"/>
          <w:lang w:val="en"/>
        </w:rPr>
      </w:pPr>
    </w:p>
    <w:p w14:paraId="053F8AC7" w14:textId="4EBDC1F5" w:rsidR="00A17394" w:rsidRPr="00467E93" w:rsidRDefault="00A17394" w:rsidP="001F6CFB">
      <w:pPr>
        <w:tabs>
          <w:tab w:val="left" w:pos="1920"/>
        </w:tabs>
        <w:rPr>
          <w:rFonts w:ascii="Segoe UI" w:hAnsi="Segoe UI" w:cs="Segoe UI"/>
          <w:color w:val="2683C6" w:themeColor="accent2"/>
          <w:sz w:val="22"/>
          <w:szCs w:val="22"/>
          <w:lang w:val="en"/>
        </w:rPr>
      </w:pPr>
      <w:r w:rsidRPr="00467E93">
        <w:rPr>
          <w:rFonts w:ascii="Segoe UI" w:hAnsi="Segoe UI" w:cs="Segoe UI"/>
          <w:color w:val="2683C6" w:themeColor="accent2"/>
          <w:sz w:val="22"/>
          <w:szCs w:val="22"/>
          <w:lang w:val="en"/>
        </w:rPr>
        <w:t xml:space="preserve">Use Subscriptions page </w:t>
      </w:r>
      <w:r w:rsidR="009767BD" w:rsidRPr="00467E93">
        <w:rPr>
          <w:rFonts w:ascii="Segoe UI" w:hAnsi="Segoe UI" w:cs="Segoe UI"/>
          <w:color w:val="2683C6" w:themeColor="accent2"/>
          <w:sz w:val="22"/>
          <w:szCs w:val="22"/>
          <w:lang w:val="en"/>
        </w:rPr>
        <w:t>to:</w:t>
      </w:r>
    </w:p>
    <w:p w14:paraId="71BBABF6" w14:textId="77777777" w:rsidR="00A17394" w:rsidRPr="00467E93" w:rsidRDefault="00A17394" w:rsidP="0041710C">
      <w:pPr>
        <w:pStyle w:val="ListParagraph"/>
        <w:tabs>
          <w:tab w:val="left" w:pos="1920"/>
        </w:tabs>
        <w:rPr>
          <w:rFonts w:ascii="Segoe UI" w:hAnsi="Segoe UI" w:cs="Segoe UI"/>
          <w:sz w:val="22"/>
          <w:szCs w:val="22"/>
          <w:lang w:val="en"/>
        </w:rPr>
      </w:pPr>
      <w:r w:rsidRPr="00467E93">
        <w:rPr>
          <w:rFonts w:ascii="Segoe UI" w:hAnsi="Segoe UI" w:cs="Segoe UI"/>
          <w:sz w:val="22"/>
          <w:szCs w:val="22"/>
          <w:lang w:val="en"/>
        </w:rPr>
        <w:t xml:space="preserve">View and edit subscription details </w:t>
      </w:r>
    </w:p>
    <w:p w14:paraId="47C0FAFF" w14:textId="77777777" w:rsidR="00A17394" w:rsidRPr="00467E93" w:rsidRDefault="00A17394" w:rsidP="0041710C">
      <w:pPr>
        <w:pStyle w:val="ListParagraph"/>
        <w:tabs>
          <w:tab w:val="left" w:pos="1920"/>
        </w:tabs>
        <w:rPr>
          <w:rFonts w:ascii="Segoe UI" w:hAnsi="Segoe UI" w:cs="Segoe UI"/>
          <w:sz w:val="22"/>
          <w:szCs w:val="22"/>
          <w:lang w:val="en"/>
        </w:rPr>
      </w:pPr>
      <w:r w:rsidRPr="00467E93">
        <w:rPr>
          <w:rFonts w:ascii="Segoe UI" w:hAnsi="Segoe UI" w:cs="Segoe UI"/>
          <w:sz w:val="22"/>
          <w:szCs w:val="22"/>
          <w:lang w:val="en"/>
        </w:rPr>
        <w:t>Usage and billing information</w:t>
      </w:r>
    </w:p>
    <w:p w14:paraId="5169E193" w14:textId="77777777" w:rsidR="00A17394" w:rsidRPr="00467E93" w:rsidRDefault="00A17394" w:rsidP="0041710C">
      <w:pPr>
        <w:pStyle w:val="ListParagraph"/>
        <w:tabs>
          <w:tab w:val="left" w:pos="1920"/>
        </w:tabs>
        <w:rPr>
          <w:rFonts w:ascii="Segoe UI" w:hAnsi="Segoe UI" w:cs="Segoe UI"/>
          <w:sz w:val="22"/>
          <w:szCs w:val="22"/>
          <w:lang w:val="en"/>
        </w:rPr>
      </w:pPr>
      <w:r w:rsidRPr="00467E93">
        <w:rPr>
          <w:rFonts w:ascii="Segoe UI" w:hAnsi="Segoe UI" w:cs="Segoe UI"/>
          <w:sz w:val="22"/>
          <w:szCs w:val="22"/>
          <w:lang w:val="en"/>
        </w:rPr>
        <w:lastRenderedPageBreak/>
        <w:t>View and edit profile</w:t>
      </w:r>
    </w:p>
    <w:p w14:paraId="65FFB58B" w14:textId="77777777" w:rsidR="00A17394" w:rsidRPr="00467E93" w:rsidRDefault="00A17394" w:rsidP="0041710C">
      <w:pPr>
        <w:pStyle w:val="ListParagraph"/>
        <w:tabs>
          <w:tab w:val="left" w:pos="1920"/>
        </w:tabs>
        <w:rPr>
          <w:rFonts w:ascii="Segoe UI" w:hAnsi="Segoe UI" w:cs="Segoe UI"/>
          <w:sz w:val="22"/>
          <w:szCs w:val="22"/>
          <w:lang w:val="en"/>
        </w:rPr>
      </w:pPr>
      <w:r w:rsidRPr="00467E93">
        <w:rPr>
          <w:rFonts w:ascii="Segoe UI" w:hAnsi="Segoe UI" w:cs="Segoe UI"/>
          <w:sz w:val="22"/>
          <w:szCs w:val="22"/>
          <w:lang w:val="en"/>
        </w:rPr>
        <w:t>Change payment method</w:t>
      </w:r>
    </w:p>
    <w:p w14:paraId="1DE479FA" w14:textId="77777777" w:rsidR="00A17394" w:rsidRPr="00467E93" w:rsidRDefault="00A17394" w:rsidP="0041710C">
      <w:pPr>
        <w:pStyle w:val="ListParagraph"/>
        <w:tabs>
          <w:tab w:val="left" w:pos="1920"/>
        </w:tabs>
        <w:rPr>
          <w:rFonts w:ascii="Segoe UI" w:hAnsi="Segoe UI" w:cs="Segoe UI"/>
          <w:sz w:val="22"/>
          <w:szCs w:val="22"/>
          <w:lang w:val="en"/>
        </w:rPr>
      </w:pPr>
      <w:r w:rsidRPr="00467E93">
        <w:rPr>
          <w:rFonts w:ascii="Segoe UI" w:hAnsi="Segoe UI" w:cs="Segoe UI"/>
          <w:sz w:val="22"/>
          <w:szCs w:val="22"/>
          <w:lang w:val="en"/>
        </w:rPr>
        <w:t>Cancel subscription</w:t>
      </w:r>
    </w:p>
    <w:p w14:paraId="6128358C" w14:textId="77777777" w:rsidR="00A17394" w:rsidRPr="00467E93" w:rsidRDefault="00A17394" w:rsidP="0041710C">
      <w:pPr>
        <w:pStyle w:val="ListParagraph"/>
        <w:tabs>
          <w:tab w:val="left" w:pos="1920"/>
        </w:tabs>
        <w:rPr>
          <w:rFonts w:ascii="Segoe UI" w:hAnsi="Segoe UI" w:cs="Segoe UI"/>
          <w:sz w:val="22"/>
          <w:szCs w:val="22"/>
          <w:lang w:val="en"/>
        </w:rPr>
      </w:pPr>
      <w:r w:rsidRPr="00467E93">
        <w:rPr>
          <w:rFonts w:ascii="Segoe UI" w:hAnsi="Segoe UI" w:cs="Segoe UI"/>
          <w:sz w:val="22"/>
          <w:szCs w:val="22"/>
          <w:lang w:val="en"/>
        </w:rPr>
        <w:t>Enable preview features</w:t>
      </w:r>
    </w:p>
    <w:p w14:paraId="5E9B31DF" w14:textId="4FE0B3E8" w:rsidR="00A17394" w:rsidRPr="00056ACB" w:rsidRDefault="004F6776" w:rsidP="00600ECC">
      <w:pPr>
        <w:pStyle w:val="Heading3"/>
        <w:rPr>
          <w:rFonts w:cs="Segoe UI"/>
          <w:bCs/>
          <w:color w:val="FF0000"/>
          <w:sz w:val="22"/>
          <w:szCs w:val="22"/>
          <w:shd w:val="clear" w:color="auto" w:fill="FFFFFF"/>
        </w:rPr>
      </w:pPr>
      <w:bookmarkStart w:id="5" w:name="_Toc8945424"/>
      <w:r w:rsidRPr="00056ACB">
        <w:rPr>
          <w:rFonts w:cs="Segoe UI"/>
          <w:bCs/>
          <w:color w:val="FF0000"/>
          <w:sz w:val="22"/>
          <w:szCs w:val="22"/>
          <w:shd w:val="clear" w:color="auto" w:fill="FFFFFF"/>
        </w:rPr>
        <w:t>Azure Resource Group</w:t>
      </w:r>
      <w:bookmarkEnd w:id="5"/>
    </w:p>
    <w:p w14:paraId="59D295F3" w14:textId="198F39EE" w:rsidR="004F6776" w:rsidRPr="00056ACB" w:rsidRDefault="004F6776" w:rsidP="00A16A36">
      <w:pPr>
        <w:pStyle w:val="ListParagraph"/>
        <w:numPr>
          <w:ilvl w:val="0"/>
          <w:numId w:val="64"/>
        </w:numPr>
        <w:spacing w:after="0"/>
        <w:rPr>
          <w:rFonts w:ascii="Segoe UI" w:hAnsi="Segoe UI" w:cs="Segoe UI"/>
          <w:sz w:val="22"/>
          <w:szCs w:val="22"/>
          <w:shd w:val="clear" w:color="auto" w:fill="FFFFFF"/>
        </w:rPr>
      </w:pPr>
      <w:r w:rsidRPr="00056ACB">
        <w:rPr>
          <w:rFonts w:ascii="Segoe UI" w:hAnsi="Segoe UI" w:cs="Segoe UI"/>
          <w:sz w:val="22"/>
          <w:szCs w:val="22"/>
          <w:shd w:val="clear" w:color="auto" w:fill="FFFFFF"/>
        </w:rPr>
        <w:t xml:space="preserve">Container for resource </w:t>
      </w:r>
    </w:p>
    <w:p w14:paraId="267E76DA" w14:textId="77777777" w:rsidR="004E34D3" w:rsidRPr="00056ACB" w:rsidRDefault="004F6776" w:rsidP="00A16A36">
      <w:pPr>
        <w:pStyle w:val="ListParagraph"/>
        <w:numPr>
          <w:ilvl w:val="0"/>
          <w:numId w:val="64"/>
        </w:numPr>
        <w:spacing w:after="0"/>
        <w:rPr>
          <w:rFonts w:ascii="Segoe UI" w:hAnsi="Segoe UI" w:cs="Segoe UI"/>
          <w:sz w:val="22"/>
          <w:szCs w:val="22"/>
          <w:shd w:val="clear" w:color="auto" w:fill="FFFFFF"/>
        </w:rPr>
      </w:pPr>
      <w:r w:rsidRPr="00056ACB">
        <w:rPr>
          <w:rFonts w:ascii="Segoe UI" w:hAnsi="Segoe UI" w:cs="Segoe UI"/>
          <w:sz w:val="22"/>
          <w:szCs w:val="22"/>
          <w:shd w:val="clear" w:color="auto" w:fill="FFFFFF"/>
        </w:rPr>
        <w:t xml:space="preserve">Logical grouping of resource of similar purpose </w:t>
      </w:r>
    </w:p>
    <w:p w14:paraId="333F53F1" w14:textId="5FF741E8" w:rsidR="004F6776" w:rsidRPr="00056ACB" w:rsidRDefault="004E34D3" w:rsidP="00A16A36">
      <w:pPr>
        <w:pStyle w:val="ListParagraph"/>
        <w:numPr>
          <w:ilvl w:val="0"/>
          <w:numId w:val="64"/>
        </w:numPr>
        <w:spacing w:after="0"/>
        <w:rPr>
          <w:rFonts w:ascii="Segoe UI" w:hAnsi="Segoe UI" w:cs="Segoe UI"/>
          <w:sz w:val="22"/>
          <w:szCs w:val="22"/>
          <w:shd w:val="clear" w:color="auto" w:fill="FFFFFF"/>
        </w:rPr>
      </w:pPr>
      <w:r w:rsidRPr="00056ACB">
        <w:rPr>
          <w:rFonts w:ascii="Segoe UI" w:hAnsi="Segoe UI" w:cs="Segoe UI"/>
          <w:sz w:val="22"/>
          <w:szCs w:val="22"/>
          <w:shd w:val="clear" w:color="auto" w:fill="FFFFFF"/>
        </w:rPr>
        <w:t>A</w:t>
      </w:r>
      <w:r w:rsidR="004F6776" w:rsidRPr="00056ACB">
        <w:rPr>
          <w:rFonts w:ascii="Segoe UI" w:hAnsi="Segoe UI" w:cs="Segoe UI"/>
          <w:sz w:val="22"/>
          <w:szCs w:val="22"/>
          <w:shd w:val="clear" w:color="auto" w:fill="FFFFFF"/>
        </w:rPr>
        <w:t>llows to delegate permission</w:t>
      </w:r>
    </w:p>
    <w:p w14:paraId="52889CEC" w14:textId="7041B12C" w:rsidR="004F6776" w:rsidRPr="00056ACB" w:rsidRDefault="004F6776" w:rsidP="00A16A36">
      <w:pPr>
        <w:pStyle w:val="ListParagraph"/>
        <w:numPr>
          <w:ilvl w:val="0"/>
          <w:numId w:val="64"/>
        </w:numPr>
        <w:spacing w:after="0"/>
        <w:rPr>
          <w:rFonts w:ascii="Segoe UI" w:hAnsi="Segoe UI" w:cs="Segoe UI"/>
          <w:sz w:val="22"/>
          <w:szCs w:val="22"/>
          <w:shd w:val="clear" w:color="auto" w:fill="FFFFFF"/>
        </w:rPr>
      </w:pPr>
      <w:r w:rsidRPr="00056ACB">
        <w:rPr>
          <w:rFonts w:ascii="Segoe UI" w:hAnsi="Segoe UI" w:cs="Segoe UI"/>
          <w:sz w:val="22"/>
          <w:szCs w:val="22"/>
          <w:shd w:val="clear" w:color="auto" w:fill="FFFFFF"/>
        </w:rPr>
        <w:t xml:space="preserve">No costing is </w:t>
      </w:r>
      <w:r w:rsidR="00056ACB" w:rsidRPr="00056ACB">
        <w:rPr>
          <w:rFonts w:ascii="Segoe UI" w:hAnsi="Segoe UI" w:cs="Segoe UI"/>
          <w:sz w:val="22"/>
          <w:szCs w:val="22"/>
          <w:shd w:val="clear" w:color="auto" w:fill="FFFFFF"/>
        </w:rPr>
        <w:t>monitoring,</w:t>
      </w:r>
      <w:r w:rsidRPr="00056ACB">
        <w:rPr>
          <w:rFonts w:ascii="Segoe UI" w:hAnsi="Segoe UI" w:cs="Segoe UI"/>
          <w:sz w:val="22"/>
          <w:szCs w:val="22"/>
          <w:shd w:val="clear" w:color="auto" w:fill="FFFFFF"/>
        </w:rPr>
        <w:t xml:space="preserve"> or bill generate specific to location </w:t>
      </w:r>
    </w:p>
    <w:p w14:paraId="714138E0" w14:textId="0C0BD3E0" w:rsidR="008F0EA3" w:rsidRPr="00056ACB" w:rsidRDefault="004F6776" w:rsidP="00A16A36">
      <w:pPr>
        <w:pStyle w:val="ListParagraph"/>
        <w:numPr>
          <w:ilvl w:val="0"/>
          <w:numId w:val="64"/>
        </w:numPr>
        <w:spacing w:after="0"/>
        <w:rPr>
          <w:rFonts w:ascii="Segoe UI" w:hAnsi="Segoe UI" w:cs="Segoe UI"/>
          <w:sz w:val="22"/>
          <w:szCs w:val="22"/>
          <w:shd w:val="clear" w:color="auto" w:fill="FFFFFF"/>
        </w:rPr>
      </w:pPr>
      <w:r w:rsidRPr="00056ACB">
        <w:rPr>
          <w:rFonts w:ascii="Segoe UI" w:hAnsi="Segoe UI" w:cs="Segoe UI"/>
          <w:sz w:val="22"/>
          <w:szCs w:val="22"/>
          <w:shd w:val="clear" w:color="auto" w:fill="FFFFFF"/>
        </w:rPr>
        <w:t>Sub</w:t>
      </w:r>
      <w:r w:rsidR="00056ACB">
        <w:rPr>
          <w:rFonts w:ascii="Segoe UI" w:hAnsi="Segoe UI" w:cs="Segoe UI"/>
          <w:sz w:val="22"/>
          <w:szCs w:val="22"/>
          <w:shd w:val="clear" w:color="auto" w:fill="FFFFFF"/>
        </w:rPr>
        <w:t>-</w:t>
      </w:r>
      <w:r w:rsidRPr="00056ACB">
        <w:rPr>
          <w:rFonts w:ascii="Segoe UI" w:hAnsi="Segoe UI" w:cs="Segoe UI"/>
          <w:sz w:val="22"/>
          <w:szCs w:val="22"/>
          <w:shd w:val="clear" w:color="auto" w:fill="FFFFFF"/>
        </w:rPr>
        <w:t xml:space="preserve">component </w:t>
      </w:r>
      <w:r w:rsidR="008F0EA3" w:rsidRPr="00056ACB">
        <w:rPr>
          <w:rFonts w:ascii="Segoe UI" w:hAnsi="Segoe UI" w:cs="Segoe UI"/>
          <w:sz w:val="22"/>
          <w:szCs w:val="22"/>
          <w:shd w:val="clear" w:color="auto" w:fill="FFFFFF"/>
        </w:rPr>
        <w:t xml:space="preserve">under subscription </w:t>
      </w:r>
    </w:p>
    <w:p w14:paraId="67B43506" w14:textId="29B4EA9C" w:rsidR="004F6776" w:rsidRPr="00056ACB" w:rsidRDefault="008F0EA3" w:rsidP="00A16A36">
      <w:pPr>
        <w:pStyle w:val="ListParagraph"/>
        <w:numPr>
          <w:ilvl w:val="0"/>
          <w:numId w:val="64"/>
        </w:numPr>
        <w:spacing w:after="0"/>
        <w:rPr>
          <w:rFonts w:ascii="Segoe UI" w:hAnsi="Segoe UI" w:cs="Segoe UI"/>
          <w:sz w:val="22"/>
          <w:szCs w:val="22"/>
          <w:shd w:val="clear" w:color="auto" w:fill="FFFFFF"/>
        </w:rPr>
      </w:pPr>
      <w:r w:rsidRPr="00056ACB">
        <w:rPr>
          <w:rFonts w:ascii="Segoe UI" w:hAnsi="Segoe UI" w:cs="Segoe UI"/>
          <w:sz w:val="22"/>
          <w:szCs w:val="22"/>
          <w:shd w:val="clear" w:color="auto" w:fill="FFFFFF"/>
        </w:rPr>
        <w:t xml:space="preserve">Requires at least on resource group to create resource or consume resource </w:t>
      </w:r>
      <w:r w:rsidR="004F6776" w:rsidRPr="00056ACB">
        <w:rPr>
          <w:rFonts w:ascii="Segoe UI" w:hAnsi="Segoe UI" w:cs="Segoe UI"/>
          <w:sz w:val="22"/>
          <w:szCs w:val="22"/>
          <w:shd w:val="clear" w:color="auto" w:fill="FFFFFF"/>
        </w:rPr>
        <w:t xml:space="preserve"> </w:t>
      </w:r>
    </w:p>
    <w:p w14:paraId="35CA03B5" w14:textId="09F83458" w:rsidR="00AF0B1C" w:rsidRPr="005B7682" w:rsidRDefault="00AF0B1C" w:rsidP="00587D4D">
      <w:pPr>
        <w:pStyle w:val="Heading3"/>
        <w:rPr>
          <w:rFonts w:cs="Segoe UI"/>
          <w:bCs/>
          <w:color w:val="FF0000"/>
          <w:sz w:val="22"/>
          <w:szCs w:val="22"/>
          <w:shd w:val="clear" w:color="auto" w:fill="FFFFFF"/>
        </w:rPr>
      </w:pPr>
      <w:bookmarkStart w:id="6" w:name="_Toc8945425"/>
      <w:r w:rsidRPr="005B7682">
        <w:rPr>
          <w:rFonts w:cs="Segoe UI"/>
          <w:bCs/>
          <w:color w:val="FF0000"/>
          <w:sz w:val="22"/>
          <w:szCs w:val="22"/>
          <w:shd w:val="clear" w:color="auto" w:fill="FFFFFF"/>
        </w:rPr>
        <w:t>Role Base Access Control</w:t>
      </w:r>
      <w:bookmarkEnd w:id="6"/>
    </w:p>
    <w:p w14:paraId="35C4D6DB" w14:textId="77777777" w:rsidR="004459B2" w:rsidRPr="00467E93" w:rsidRDefault="00F94354" w:rsidP="0044617F">
      <w:pPr>
        <w:rPr>
          <w:rFonts w:ascii="Segoe UI" w:hAnsi="Segoe UI" w:cs="Segoe UI"/>
          <w:color w:val="000000"/>
          <w:sz w:val="22"/>
          <w:szCs w:val="22"/>
          <w:shd w:val="clear" w:color="auto" w:fill="FFFFFF"/>
        </w:rPr>
      </w:pPr>
      <w:r w:rsidRPr="00467E93">
        <w:rPr>
          <w:rFonts w:ascii="Segoe UI" w:hAnsi="Segoe UI" w:cs="Segoe UI"/>
          <w:color w:val="000000"/>
          <w:sz w:val="22"/>
          <w:szCs w:val="22"/>
          <w:shd w:val="clear" w:color="auto" w:fill="FFFFFF"/>
        </w:rPr>
        <w:t xml:space="preserve">RBAC provides fine-grained access </w:t>
      </w:r>
      <w:r w:rsidR="00E852B4" w:rsidRPr="00467E93">
        <w:rPr>
          <w:rFonts w:ascii="Segoe UI" w:hAnsi="Segoe UI" w:cs="Segoe UI"/>
          <w:color w:val="000000"/>
          <w:sz w:val="22"/>
          <w:szCs w:val="22"/>
          <w:shd w:val="clear" w:color="auto" w:fill="FFFFFF"/>
        </w:rPr>
        <w:t>mana</w:t>
      </w:r>
      <w:r w:rsidR="004459B2" w:rsidRPr="00467E93">
        <w:rPr>
          <w:rFonts w:ascii="Segoe UI" w:hAnsi="Segoe UI" w:cs="Segoe UI"/>
          <w:color w:val="000000"/>
          <w:sz w:val="22"/>
          <w:szCs w:val="22"/>
          <w:shd w:val="clear" w:color="auto" w:fill="FFFFFF"/>
        </w:rPr>
        <w:t xml:space="preserve">gement to your resources in Azure </w:t>
      </w:r>
    </w:p>
    <w:p w14:paraId="2AFB528D" w14:textId="39CE2DEE" w:rsidR="0044617F" w:rsidRPr="00467E93" w:rsidRDefault="0044617F" w:rsidP="0044617F">
      <w:pPr>
        <w:rPr>
          <w:rFonts w:ascii="Segoe UI" w:hAnsi="Segoe UI" w:cs="Segoe UI"/>
          <w:sz w:val="22"/>
          <w:szCs w:val="22"/>
        </w:rPr>
      </w:pPr>
      <w:r w:rsidRPr="00467E93">
        <w:rPr>
          <w:rFonts w:ascii="Segoe UI" w:hAnsi="Segoe UI" w:cs="Segoe UI"/>
          <w:color w:val="000000"/>
          <w:sz w:val="22"/>
          <w:szCs w:val="22"/>
          <w:shd w:val="clear" w:color="auto" w:fill="FFFFFF"/>
        </w:rPr>
        <w:t xml:space="preserve">Using RBAC, you can segregate duties within your team and grant only the amount of access to users that they need to perform their jobs. Instead of giving everybody unrestricted permissions in your Azure subscription or resources, you can allow only certain actions at a particular scope </w:t>
      </w:r>
    </w:p>
    <w:p w14:paraId="49CAC508" w14:textId="61AF22B2" w:rsidR="009C5009" w:rsidRDefault="009C5009" w:rsidP="00F2253C">
      <w:pPr>
        <w:shd w:val="clear" w:color="auto" w:fill="FFFFFF"/>
        <w:spacing w:after="0" w:line="240" w:lineRule="auto"/>
        <w:rPr>
          <w:rFonts w:ascii="Segoe UI" w:eastAsia="Times New Roman" w:hAnsi="Segoe UI" w:cs="Segoe UI"/>
          <w:color w:val="000000"/>
          <w:sz w:val="22"/>
          <w:szCs w:val="22"/>
          <w:lang w:val="en-IN" w:eastAsia="en-IN"/>
        </w:rPr>
      </w:pPr>
      <w:r>
        <w:rPr>
          <w:rFonts w:ascii="Segoe UI" w:eastAsia="Times New Roman" w:hAnsi="Segoe UI" w:cs="Segoe UI"/>
          <w:color w:val="000000"/>
          <w:sz w:val="22"/>
          <w:szCs w:val="22"/>
          <w:lang w:val="en-IN" w:eastAsia="en-IN"/>
        </w:rPr>
        <w:t>Role-based access control can be used to assign permissions to</w:t>
      </w:r>
      <w:r w:rsidR="00F2253C">
        <w:rPr>
          <w:rFonts w:ascii="Segoe UI" w:eastAsia="Times New Roman" w:hAnsi="Segoe UI" w:cs="Segoe UI"/>
          <w:color w:val="000000"/>
          <w:sz w:val="22"/>
          <w:szCs w:val="22"/>
          <w:lang w:val="en-IN" w:eastAsia="en-IN"/>
        </w:rPr>
        <w:t>:</w:t>
      </w:r>
    </w:p>
    <w:p w14:paraId="16D3036C" w14:textId="7C0E2B18" w:rsidR="00F2253C" w:rsidRPr="00F2253C" w:rsidRDefault="00F2253C" w:rsidP="00A16A36">
      <w:pPr>
        <w:pStyle w:val="ListParagraph"/>
        <w:numPr>
          <w:ilvl w:val="0"/>
          <w:numId w:val="59"/>
        </w:numPr>
        <w:shd w:val="clear" w:color="auto" w:fill="FFFFFF"/>
        <w:spacing w:after="0" w:line="240" w:lineRule="auto"/>
        <w:rPr>
          <w:rFonts w:ascii="Segoe UI" w:eastAsia="Times New Roman" w:hAnsi="Segoe UI" w:cs="Segoe UI"/>
          <w:color w:val="000000"/>
          <w:sz w:val="22"/>
          <w:szCs w:val="22"/>
          <w:lang w:val="en-IN" w:eastAsia="en-IN"/>
        </w:rPr>
      </w:pPr>
      <w:r w:rsidRPr="00F2253C">
        <w:rPr>
          <w:rFonts w:ascii="Segoe UI" w:eastAsia="Times New Roman" w:hAnsi="Segoe UI" w:cs="Segoe UI"/>
          <w:color w:val="000000"/>
          <w:sz w:val="22"/>
          <w:szCs w:val="22"/>
          <w:lang w:val="en-IN" w:eastAsia="en-IN"/>
        </w:rPr>
        <w:t xml:space="preserve">Users </w:t>
      </w:r>
    </w:p>
    <w:p w14:paraId="469827D0" w14:textId="386DE834" w:rsidR="00F2253C" w:rsidRPr="00F2253C" w:rsidRDefault="00F2253C" w:rsidP="00A16A36">
      <w:pPr>
        <w:pStyle w:val="ListParagraph"/>
        <w:numPr>
          <w:ilvl w:val="0"/>
          <w:numId w:val="59"/>
        </w:numPr>
        <w:shd w:val="clear" w:color="auto" w:fill="FFFFFF"/>
        <w:spacing w:after="0" w:line="240" w:lineRule="auto"/>
        <w:rPr>
          <w:rFonts w:ascii="Segoe UI" w:eastAsia="Times New Roman" w:hAnsi="Segoe UI" w:cs="Segoe UI"/>
          <w:color w:val="000000"/>
          <w:sz w:val="22"/>
          <w:szCs w:val="22"/>
          <w:lang w:val="en-IN" w:eastAsia="en-IN"/>
        </w:rPr>
      </w:pPr>
      <w:r w:rsidRPr="00F2253C">
        <w:rPr>
          <w:rFonts w:ascii="Segoe UI" w:eastAsia="Times New Roman" w:hAnsi="Segoe UI" w:cs="Segoe UI"/>
          <w:color w:val="000000"/>
          <w:sz w:val="22"/>
          <w:szCs w:val="22"/>
          <w:lang w:val="en-IN" w:eastAsia="en-IN"/>
        </w:rPr>
        <w:t xml:space="preserve">Groups </w:t>
      </w:r>
    </w:p>
    <w:p w14:paraId="6B71F173" w14:textId="32E86599" w:rsidR="00F2253C" w:rsidRDefault="00F2253C" w:rsidP="00A16A36">
      <w:pPr>
        <w:pStyle w:val="ListParagraph"/>
        <w:numPr>
          <w:ilvl w:val="0"/>
          <w:numId w:val="59"/>
        </w:numPr>
        <w:shd w:val="clear" w:color="auto" w:fill="FFFFFF"/>
        <w:spacing w:after="0" w:line="240" w:lineRule="auto"/>
        <w:rPr>
          <w:rFonts w:ascii="Segoe UI" w:eastAsia="Times New Roman" w:hAnsi="Segoe UI" w:cs="Segoe UI"/>
          <w:color w:val="000000"/>
          <w:sz w:val="22"/>
          <w:szCs w:val="22"/>
          <w:lang w:val="en-IN" w:eastAsia="en-IN"/>
        </w:rPr>
      </w:pPr>
      <w:r w:rsidRPr="00F2253C">
        <w:rPr>
          <w:rFonts w:ascii="Segoe UI" w:eastAsia="Times New Roman" w:hAnsi="Segoe UI" w:cs="Segoe UI"/>
          <w:color w:val="000000"/>
          <w:sz w:val="22"/>
          <w:szCs w:val="22"/>
          <w:lang w:val="en-IN" w:eastAsia="en-IN"/>
        </w:rPr>
        <w:t xml:space="preserve">Application </w:t>
      </w:r>
    </w:p>
    <w:p w14:paraId="7D94B1F2" w14:textId="63C0CC4B" w:rsidR="000B05FB" w:rsidRDefault="000B05FB" w:rsidP="000B05FB">
      <w:pPr>
        <w:shd w:val="clear" w:color="auto" w:fill="FFFFFF"/>
        <w:spacing w:after="0" w:line="240" w:lineRule="auto"/>
        <w:rPr>
          <w:rFonts w:ascii="Segoe UI" w:eastAsia="Times New Roman" w:hAnsi="Segoe UI" w:cs="Segoe UI"/>
          <w:color w:val="000000"/>
          <w:sz w:val="22"/>
          <w:szCs w:val="22"/>
          <w:lang w:val="en-IN" w:eastAsia="en-IN"/>
        </w:rPr>
      </w:pPr>
      <w:r>
        <w:rPr>
          <w:rFonts w:ascii="Segoe UI" w:eastAsia="Times New Roman" w:hAnsi="Segoe UI" w:cs="Segoe UI"/>
          <w:color w:val="000000"/>
          <w:sz w:val="22"/>
          <w:szCs w:val="22"/>
          <w:lang w:val="en-IN" w:eastAsia="en-IN"/>
        </w:rPr>
        <w:t>Scope: -</w:t>
      </w:r>
    </w:p>
    <w:p w14:paraId="188E5B80" w14:textId="62053A26" w:rsidR="000B05FB" w:rsidRPr="000B05FB" w:rsidRDefault="000B05FB" w:rsidP="000B05FB">
      <w:pPr>
        <w:shd w:val="clear" w:color="auto" w:fill="FFFFFF"/>
        <w:spacing w:after="0" w:line="240" w:lineRule="auto"/>
        <w:rPr>
          <w:rFonts w:ascii="Segoe UI" w:eastAsia="Times New Roman" w:hAnsi="Segoe UI" w:cs="Segoe UI"/>
          <w:color w:val="000000"/>
          <w:sz w:val="22"/>
          <w:szCs w:val="22"/>
          <w:lang w:val="en-IN" w:eastAsia="en-IN"/>
        </w:rPr>
      </w:pPr>
      <w:r>
        <w:rPr>
          <w:rFonts w:ascii="Segoe UI" w:eastAsia="Times New Roman" w:hAnsi="Segoe UI" w:cs="Segoe UI"/>
          <w:color w:val="000000"/>
          <w:sz w:val="22"/>
          <w:szCs w:val="22"/>
          <w:lang w:val="en-IN" w:eastAsia="en-IN"/>
        </w:rPr>
        <w:t xml:space="preserve">What level these permissions will apply </w:t>
      </w:r>
    </w:p>
    <w:p w14:paraId="2FE273A9" w14:textId="3549B34F" w:rsidR="00F2253C" w:rsidRDefault="00F2253C" w:rsidP="00F2253C">
      <w:pPr>
        <w:shd w:val="clear" w:color="auto" w:fill="FFFFFF"/>
        <w:spacing w:after="0" w:line="240" w:lineRule="auto"/>
        <w:rPr>
          <w:rFonts w:ascii="Segoe UI" w:eastAsia="Times New Roman" w:hAnsi="Segoe UI" w:cs="Segoe UI"/>
          <w:color w:val="000000"/>
          <w:sz w:val="22"/>
          <w:szCs w:val="22"/>
          <w:lang w:val="en-IN" w:eastAsia="en-IN"/>
        </w:rPr>
      </w:pPr>
      <w:r>
        <w:rPr>
          <w:rFonts w:ascii="Segoe UI" w:eastAsia="Times New Roman" w:hAnsi="Segoe UI" w:cs="Segoe UI"/>
          <w:color w:val="000000"/>
          <w:sz w:val="22"/>
          <w:szCs w:val="22"/>
          <w:lang w:val="en-IN" w:eastAsia="en-IN"/>
        </w:rPr>
        <w:t>The scope of role assignment can be:</w:t>
      </w:r>
    </w:p>
    <w:p w14:paraId="6770B4D7" w14:textId="5208E4B4" w:rsidR="00F2253C" w:rsidRPr="00337F97" w:rsidRDefault="00F2253C" w:rsidP="00A16A36">
      <w:pPr>
        <w:pStyle w:val="ListParagraph"/>
        <w:numPr>
          <w:ilvl w:val="0"/>
          <w:numId w:val="60"/>
        </w:numPr>
        <w:shd w:val="clear" w:color="auto" w:fill="FFFFFF"/>
        <w:spacing w:after="0" w:line="240" w:lineRule="auto"/>
        <w:rPr>
          <w:rFonts w:ascii="Segoe UI" w:eastAsia="Times New Roman" w:hAnsi="Segoe UI" w:cs="Segoe UI"/>
          <w:color w:val="000000"/>
          <w:sz w:val="22"/>
          <w:szCs w:val="22"/>
          <w:lang w:val="en-IN" w:eastAsia="en-IN"/>
        </w:rPr>
      </w:pPr>
      <w:r w:rsidRPr="00337F97">
        <w:rPr>
          <w:rFonts w:ascii="Segoe UI" w:eastAsia="Times New Roman" w:hAnsi="Segoe UI" w:cs="Segoe UI"/>
          <w:color w:val="000000"/>
          <w:sz w:val="22"/>
          <w:szCs w:val="22"/>
          <w:lang w:val="en-IN" w:eastAsia="en-IN"/>
        </w:rPr>
        <w:t xml:space="preserve">Subscription </w:t>
      </w:r>
    </w:p>
    <w:p w14:paraId="3A3AA0DD" w14:textId="6CCE96B4" w:rsidR="00F2253C" w:rsidRPr="00337F97" w:rsidRDefault="00337F97" w:rsidP="00A16A36">
      <w:pPr>
        <w:pStyle w:val="ListParagraph"/>
        <w:numPr>
          <w:ilvl w:val="0"/>
          <w:numId w:val="60"/>
        </w:numPr>
        <w:shd w:val="clear" w:color="auto" w:fill="FFFFFF"/>
        <w:spacing w:after="0" w:line="240" w:lineRule="auto"/>
        <w:rPr>
          <w:rFonts w:ascii="Segoe UI" w:eastAsia="Times New Roman" w:hAnsi="Segoe UI" w:cs="Segoe UI"/>
          <w:color w:val="000000"/>
          <w:sz w:val="22"/>
          <w:szCs w:val="22"/>
          <w:lang w:val="en-IN" w:eastAsia="en-IN"/>
        </w:rPr>
      </w:pPr>
      <w:r w:rsidRPr="00337F97">
        <w:rPr>
          <w:rFonts w:ascii="Segoe UI" w:eastAsia="Times New Roman" w:hAnsi="Segoe UI" w:cs="Segoe UI"/>
          <w:color w:val="000000"/>
          <w:sz w:val="22"/>
          <w:szCs w:val="22"/>
          <w:lang w:val="en-IN" w:eastAsia="en-IN"/>
        </w:rPr>
        <w:t>R</w:t>
      </w:r>
      <w:r w:rsidR="00F2253C" w:rsidRPr="00337F97">
        <w:rPr>
          <w:rFonts w:ascii="Segoe UI" w:eastAsia="Times New Roman" w:hAnsi="Segoe UI" w:cs="Segoe UI"/>
          <w:color w:val="000000"/>
          <w:sz w:val="22"/>
          <w:szCs w:val="22"/>
          <w:lang w:val="en-IN" w:eastAsia="en-IN"/>
        </w:rPr>
        <w:t>es</w:t>
      </w:r>
      <w:r w:rsidRPr="00337F97">
        <w:rPr>
          <w:rFonts w:ascii="Segoe UI" w:eastAsia="Times New Roman" w:hAnsi="Segoe UI" w:cs="Segoe UI"/>
          <w:color w:val="000000"/>
          <w:sz w:val="22"/>
          <w:szCs w:val="22"/>
          <w:lang w:val="en-IN" w:eastAsia="en-IN"/>
        </w:rPr>
        <w:t>ource group</w:t>
      </w:r>
    </w:p>
    <w:p w14:paraId="4C785D72" w14:textId="647D90B5" w:rsidR="00337F97" w:rsidRDefault="00337F97" w:rsidP="00A16A36">
      <w:pPr>
        <w:pStyle w:val="ListParagraph"/>
        <w:numPr>
          <w:ilvl w:val="0"/>
          <w:numId w:val="60"/>
        </w:numPr>
        <w:shd w:val="clear" w:color="auto" w:fill="FFFFFF"/>
        <w:spacing w:after="0" w:line="240" w:lineRule="auto"/>
        <w:rPr>
          <w:rFonts w:ascii="Segoe UI" w:eastAsia="Times New Roman" w:hAnsi="Segoe UI" w:cs="Segoe UI"/>
          <w:color w:val="000000"/>
          <w:sz w:val="22"/>
          <w:szCs w:val="22"/>
          <w:lang w:val="en-IN" w:eastAsia="en-IN"/>
        </w:rPr>
      </w:pPr>
      <w:r w:rsidRPr="00337F97">
        <w:rPr>
          <w:rFonts w:ascii="Segoe UI" w:eastAsia="Times New Roman" w:hAnsi="Segoe UI" w:cs="Segoe UI"/>
          <w:color w:val="000000"/>
          <w:sz w:val="22"/>
          <w:szCs w:val="22"/>
          <w:lang w:val="en-IN" w:eastAsia="en-IN"/>
        </w:rPr>
        <w:t xml:space="preserve">Single resource </w:t>
      </w:r>
    </w:p>
    <w:p w14:paraId="40255F79" w14:textId="2A293D89" w:rsidR="00D449E0" w:rsidRPr="00337F97" w:rsidRDefault="00D449E0" w:rsidP="00A16A36">
      <w:pPr>
        <w:pStyle w:val="ListParagraph"/>
        <w:numPr>
          <w:ilvl w:val="0"/>
          <w:numId w:val="60"/>
        </w:numPr>
        <w:shd w:val="clear" w:color="auto" w:fill="FFFFFF"/>
        <w:spacing w:after="0" w:line="240" w:lineRule="auto"/>
        <w:rPr>
          <w:rFonts w:ascii="Segoe UI" w:eastAsia="Times New Roman" w:hAnsi="Segoe UI" w:cs="Segoe UI"/>
          <w:color w:val="000000"/>
          <w:sz w:val="22"/>
          <w:szCs w:val="22"/>
          <w:lang w:val="en-IN" w:eastAsia="en-IN"/>
        </w:rPr>
      </w:pPr>
      <w:r>
        <w:rPr>
          <w:rFonts w:ascii="Segoe UI" w:eastAsia="Times New Roman" w:hAnsi="Segoe UI" w:cs="Segoe UI"/>
          <w:color w:val="000000"/>
          <w:sz w:val="22"/>
          <w:szCs w:val="22"/>
          <w:lang w:val="en-IN" w:eastAsia="en-IN"/>
        </w:rPr>
        <w:t>Management group level</w:t>
      </w:r>
    </w:p>
    <w:p w14:paraId="7EA923BE" w14:textId="0674A911" w:rsidR="0044617F" w:rsidRPr="00467E93" w:rsidRDefault="0044617F" w:rsidP="0044617F">
      <w:pPr>
        <w:shd w:val="clear" w:color="auto" w:fill="FFFFFF"/>
        <w:spacing w:before="100" w:beforeAutospacing="1"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Here are some examples of what you can do with RBAC:</w:t>
      </w:r>
    </w:p>
    <w:p w14:paraId="39CD2044" w14:textId="77777777" w:rsidR="0044617F" w:rsidRPr="00467E93" w:rsidRDefault="0044617F" w:rsidP="000003DC">
      <w:pPr>
        <w:numPr>
          <w:ilvl w:val="0"/>
          <w:numId w:val="45"/>
        </w:numPr>
        <w:shd w:val="clear" w:color="auto" w:fill="FFFFFF"/>
        <w:spacing w:before="100" w:beforeAutospacing="1" w:after="100" w:afterAutospacing="1" w:line="240" w:lineRule="auto"/>
        <w:ind w:left="570"/>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Allow one user to manage virtual machines in a subscription and another user to manage virtual networks</w:t>
      </w:r>
    </w:p>
    <w:p w14:paraId="0D5BAE71" w14:textId="77777777" w:rsidR="0044617F" w:rsidRPr="00467E93" w:rsidRDefault="0044617F" w:rsidP="000003DC">
      <w:pPr>
        <w:numPr>
          <w:ilvl w:val="0"/>
          <w:numId w:val="45"/>
        </w:numPr>
        <w:shd w:val="clear" w:color="auto" w:fill="FFFFFF"/>
        <w:spacing w:before="100" w:beforeAutospacing="1" w:after="100" w:afterAutospacing="1" w:line="240" w:lineRule="auto"/>
        <w:ind w:left="570"/>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Allow a DBA group to manage SQL databases in a subscription</w:t>
      </w:r>
    </w:p>
    <w:p w14:paraId="113FE172" w14:textId="77777777" w:rsidR="0044617F" w:rsidRPr="00467E93" w:rsidRDefault="0044617F" w:rsidP="000003DC">
      <w:pPr>
        <w:numPr>
          <w:ilvl w:val="0"/>
          <w:numId w:val="45"/>
        </w:numPr>
        <w:shd w:val="clear" w:color="auto" w:fill="FFFFFF"/>
        <w:spacing w:before="100" w:beforeAutospacing="1" w:after="100" w:afterAutospacing="1" w:line="240" w:lineRule="auto"/>
        <w:ind w:left="570"/>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Allow a user to manage all resources in a resource group, such as virtual machines, websites, and subnets</w:t>
      </w:r>
    </w:p>
    <w:p w14:paraId="5AB89553" w14:textId="77777777" w:rsidR="0044617F" w:rsidRPr="00467E93" w:rsidRDefault="0044617F" w:rsidP="000003DC">
      <w:pPr>
        <w:numPr>
          <w:ilvl w:val="0"/>
          <w:numId w:val="45"/>
        </w:numPr>
        <w:shd w:val="clear" w:color="auto" w:fill="FFFFFF"/>
        <w:spacing w:before="100" w:beforeAutospacing="1" w:after="100" w:afterAutospacing="1" w:line="240" w:lineRule="auto"/>
        <w:ind w:left="570"/>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Allow an application to access all resources in a resource group</w:t>
      </w:r>
    </w:p>
    <w:p w14:paraId="21FCFD30" w14:textId="4E35A0BE" w:rsidR="00AF0B1C" w:rsidRPr="00467E93" w:rsidRDefault="00AF0B1C" w:rsidP="009E3907">
      <w:pPr>
        <w:shd w:val="clear" w:color="auto" w:fill="FFFFFF"/>
        <w:spacing w:after="0" w:line="240" w:lineRule="auto"/>
        <w:rPr>
          <w:rFonts w:ascii="Segoe UI" w:eastAsia="Times New Roman" w:hAnsi="Segoe UI" w:cs="Segoe UI"/>
          <w:color w:val="000000"/>
          <w:sz w:val="22"/>
          <w:szCs w:val="22"/>
        </w:rPr>
      </w:pPr>
      <w:r w:rsidRPr="00467E93">
        <w:rPr>
          <w:rFonts w:ascii="Segoe UI" w:eastAsia="Times New Roman" w:hAnsi="Segoe UI" w:cs="Segoe UI"/>
          <w:b/>
          <w:bCs/>
          <w:color w:val="0070C0"/>
          <w:sz w:val="22"/>
          <w:szCs w:val="22"/>
        </w:rPr>
        <w:t>Owner</w:t>
      </w:r>
      <w:r w:rsidRPr="00467E93">
        <w:rPr>
          <w:rFonts w:ascii="Segoe UI" w:eastAsia="Times New Roman" w:hAnsi="Segoe UI" w:cs="Segoe UI"/>
          <w:color w:val="000000"/>
          <w:sz w:val="22"/>
          <w:szCs w:val="22"/>
        </w:rPr>
        <w:t> has full access to all resources including the right to delegate access to other</w:t>
      </w:r>
      <w:r w:rsidR="004459B2" w:rsidRPr="00467E93">
        <w:rPr>
          <w:rFonts w:ascii="Segoe UI" w:eastAsia="Times New Roman" w:hAnsi="Segoe UI" w:cs="Segoe UI"/>
          <w:color w:val="000000"/>
          <w:sz w:val="22"/>
          <w:szCs w:val="22"/>
        </w:rPr>
        <w:t xml:space="preserve"> users</w:t>
      </w:r>
      <w:r w:rsidRPr="00467E93">
        <w:rPr>
          <w:rFonts w:ascii="Segoe UI" w:eastAsia="Times New Roman" w:hAnsi="Segoe UI" w:cs="Segoe UI"/>
          <w:color w:val="000000"/>
          <w:sz w:val="22"/>
          <w:szCs w:val="22"/>
        </w:rPr>
        <w:t>.</w:t>
      </w:r>
    </w:p>
    <w:p w14:paraId="0189EA64" w14:textId="62C9A8B8" w:rsidR="00AF0B1C" w:rsidRPr="00467E93" w:rsidRDefault="00AF0B1C" w:rsidP="009E3907">
      <w:pPr>
        <w:shd w:val="clear" w:color="auto" w:fill="FFFFFF"/>
        <w:spacing w:after="0" w:line="240" w:lineRule="auto"/>
        <w:rPr>
          <w:rFonts w:ascii="Segoe UI" w:eastAsia="Times New Roman" w:hAnsi="Segoe UI" w:cs="Segoe UI"/>
          <w:color w:val="000000"/>
          <w:sz w:val="22"/>
          <w:szCs w:val="22"/>
        </w:rPr>
      </w:pPr>
      <w:r w:rsidRPr="00467E93">
        <w:rPr>
          <w:rFonts w:ascii="Segoe UI" w:eastAsia="Times New Roman" w:hAnsi="Segoe UI" w:cs="Segoe UI"/>
          <w:b/>
          <w:bCs/>
          <w:color w:val="0070C0"/>
          <w:sz w:val="22"/>
          <w:szCs w:val="22"/>
        </w:rPr>
        <w:t>Contributor</w:t>
      </w:r>
      <w:r w:rsidRPr="00467E93">
        <w:rPr>
          <w:rFonts w:ascii="Segoe UI" w:eastAsia="Times New Roman" w:hAnsi="Segoe UI" w:cs="Segoe UI"/>
          <w:color w:val="000000"/>
          <w:sz w:val="22"/>
          <w:szCs w:val="22"/>
        </w:rPr>
        <w:t> </w:t>
      </w:r>
      <w:r w:rsidR="004459B2" w:rsidRPr="00467E93">
        <w:rPr>
          <w:rFonts w:ascii="Segoe UI" w:eastAsia="Times New Roman" w:hAnsi="Segoe UI" w:cs="Segoe UI"/>
          <w:color w:val="000000"/>
          <w:sz w:val="22"/>
          <w:szCs w:val="22"/>
        </w:rPr>
        <w:t>has full access to all resources but can’t delegate control to other users.</w:t>
      </w:r>
    </w:p>
    <w:p w14:paraId="22F1AA8A" w14:textId="77777777" w:rsidR="00AF0B1C" w:rsidRPr="00467E93" w:rsidRDefault="00AF0B1C" w:rsidP="009E3907">
      <w:pPr>
        <w:shd w:val="clear" w:color="auto" w:fill="FFFFFF"/>
        <w:spacing w:after="0" w:line="240" w:lineRule="auto"/>
        <w:rPr>
          <w:rFonts w:ascii="Segoe UI" w:eastAsia="Times New Roman" w:hAnsi="Segoe UI" w:cs="Segoe UI"/>
          <w:color w:val="000000"/>
          <w:sz w:val="22"/>
          <w:szCs w:val="22"/>
        </w:rPr>
      </w:pPr>
      <w:r w:rsidRPr="00467E93">
        <w:rPr>
          <w:rFonts w:ascii="Segoe UI" w:eastAsia="Times New Roman" w:hAnsi="Segoe UI" w:cs="Segoe UI"/>
          <w:b/>
          <w:bCs/>
          <w:color w:val="0070C0"/>
          <w:sz w:val="22"/>
          <w:szCs w:val="22"/>
        </w:rPr>
        <w:t>Resource Policy Contributor</w:t>
      </w:r>
      <w:r w:rsidRPr="00467E93">
        <w:rPr>
          <w:rFonts w:ascii="Segoe UI" w:eastAsia="Times New Roman" w:hAnsi="Segoe UI" w:cs="Segoe UI"/>
          <w:color w:val="0070C0"/>
          <w:sz w:val="22"/>
          <w:szCs w:val="22"/>
        </w:rPr>
        <w:t> </w:t>
      </w:r>
      <w:r w:rsidRPr="00467E93">
        <w:rPr>
          <w:rFonts w:ascii="Segoe UI" w:eastAsia="Times New Roman" w:hAnsi="Segoe UI" w:cs="Segoe UI"/>
          <w:color w:val="000000"/>
          <w:sz w:val="22"/>
          <w:szCs w:val="22"/>
        </w:rPr>
        <w:t>can create and manage policies in the directory on the resources.</w:t>
      </w:r>
    </w:p>
    <w:p w14:paraId="47BC2C7D" w14:textId="5A4512C8" w:rsidR="00700957" w:rsidRPr="00467E93" w:rsidRDefault="00AF0B1C" w:rsidP="009E3907">
      <w:pPr>
        <w:shd w:val="clear" w:color="auto" w:fill="FFFFFF"/>
        <w:spacing w:after="0" w:line="240" w:lineRule="auto"/>
        <w:rPr>
          <w:rFonts w:ascii="Segoe UI" w:eastAsia="Times New Roman" w:hAnsi="Segoe UI" w:cs="Segoe UI"/>
          <w:color w:val="000000"/>
          <w:sz w:val="22"/>
          <w:szCs w:val="22"/>
        </w:rPr>
      </w:pPr>
      <w:r w:rsidRPr="00467E93">
        <w:rPr>
          <w:rFonts w:ascii="Segoe UI" w:eastAsia="Times New Roman" w:hAnsi="Segoe UI" w:cs="Segoe UI"/>
          <w:b/>
          <w:bCs/>
          <w:color w:val="0070C0"/>
          <w:sz w:val="22"/>
          <w:szCs w:val="22"/>
        </w:rPr>
        <w:lastRenderedPageBreak/>
        <w:t>Reader</w:t>
      </w:r>
      <w:r w:rsidRPr="00467E93">
        <w:rPr>
          <w:rFonts w:ascii="Segoe UI" w:eastAsia="Times New Roman" w:hAnsi="Segoe UI" w:cs="Segoe UI"/>
          <w:color w:val="000000"/>
          <w:sz w:val="22"/>
          <w:szCs w:val="22"/>
        </w:rPr>
        <w:t> can view existing Azure resources</w:t>
      </w:r>
    </w:p>
    <w:p w14:paraId="5E0C6B7D" w14:textId="6B4DC3CF" w:rsidR="007235B4" w:rsidRPr="00467E93" w:rsidRDefault="007235B4" w:rsidP="00A16A36">
      <w:pPr>
        <w:numPr>
          <w:ilvl w:val="0"/>
          <w:numId w:val="50"/>
        </w:numPr>
        <w:shd w:val="clear" w:color="auto" w:fill="FFFFFF"/>
        <w:spacing w:after="0" w:line="240" w:lineRule="auto"/>
        <w:rPr>
          <w:rFonts w:ascii="Segoe UI" w:eastAsia="Times New Roman" w:hAnsi="Segoe UI" w:cs="Segoe UI"/>
          <w:color w:val="000000"/>
          <w:sz w:val="22"/>
          <w:szCs w:val="22"/>
        </w:rPr>
      </w:pPr>
      <w:r w:rsidRPr="00467E93">
        <w:rPr>
          <w:rFonts w:ascii="Segoe UI" w:eastAsia="Times New Roman" w:hAnsi="Segoe UI" w:cs="Segoe UI"/>
          <w:color w:val="000000"/>
          <w:sz w:val="22"/>
          <w:szCs w:val="22"/>
        </w:rPr>
        <w:t>Provide exact permission to user or group</w:t>
      </w:r>
    </w:p>
    <w:p w14:paraId="215DBE6F" w14:textId="46204643" w:rsidR="007235B4" w:rsidRPr="00467E93" w:rsidRDefault="007235B4" w:rsidP="00A16A36">
      <w:pPr>
        <w:numPr>
          <w:ilvl w:val="0"/>
          <w:numId w:val="50"/>
        </w:numPr>
        <w:shd w:val="clear" w:color="auto" w:fill="FFFFFF"/>
        <w:spacing w:after="0" w:line="240" w:lineRule="auto"/>
        <w:rPr>
          <w:rFonts w:ascii="Segoe UI" w:eastAsia="Times New Roman" w:hAnsi="Segoe UI" w:cs="Segoe UI"/>
          <w:color w:val="000000"/>
          <w:sz w:val="22"/>
          <w:szCs w:val="22"/>
        </w:rPr>
      </w:pPr>
      <w:r w:rsidRPr="00467E93">
        <w:rPr>
          <w:rFonts w:ascii="Segoe UI" w:eastAsia="Times New Roman" w:hAnsi="Segoe UI" w:cs="Segoe UI"/>
          <w:color w:val="000000"/>
          <w:sz w:val="22"/>
          <w:szCs w:val="22"/>
        </w:rPr>
        <w:t>Grant access by assigning the appropriate RBAC role</w:t>
      </w:r>
    </w:p>
    <w:p w14:paraId="2C282A0E" w14:textId="357FCFC5" w:rsidR="00AF0B1C" w:rsidRPr="00467E93" w:rsidRDefault="007235B4" w:rsidP="00A16A36">
      <w:pPr>
        <w:numPr>
          <w:ilvl w:val="0"/>
          <w:numId w:val="50"/>
        </w:numPr>
        <w:shd w:val="clear" w:color="auto" w:fill="FFFFFF"/>
        <w:spacing w:after="0" w:line="240" w:lineRule="auto"/>
        <w:rPr>
          <w:rFonts w:ascii="Segoe UI" w:eastAsia="Times New Roman" w:hAnsi="Segoe UI" w:cs="Segoe UI"/>
          <w:color w:val="000000"/>
          <w:sz w:val="22"/>
          <w:szCs w:val="22"/>
        </w:rPr>
      </w:pPr>
      <w:r w:rsidRPr="00467E93">
        <w:rPr>
          <w:rFonts w:ascii="Segoe UI" w:eastAsia="Times New Roman" w:hAnsi="Segoe UI" w:cs="Segoe UI"/>
          <w:color w:val="000000"/>
          <w:sz w:val="22"/>
          <w:szCs w:val="22"/>
        </w:rPr>
        <w:t xml:space="preserve">Can use built-in role or create custom role </w:t>
      </w:r>
    </w:p>
    <w:p w14:paraId="035296E8" w14:textId="6450F943" w:rsidR="007235B4" w:rsidRPr="00467E93" w:rsidRDefault="007235B4" w:rsidP="00A16A36">
      <w:pPr>
        <w:numPr>
          <w:ilvl w:val="0"/>
          <w:numId w:val="50"/>
        </w:numPr>
        <w:shd w:val="clear" w:color="auto" w:fill="FFFFFF"/>
        <w:spacing w:after="0" w:line="240" w:lineRule="auto"/>
        <w:rPr>
          <w:rFonts w:ascii="Segoe UI" w:eastAsia="Times New Roman" w:hAnsi="Segoe UI" w:cs="Segoe UI"/>
          <w:color w:val="000000"/>
          <w:sz w:val="22"/>
          <w:szCs w:val="22"/>
        </w:rPr>
      </w:pPr>
      <w:r w:rsidRPr="00467E93">
        <w:rPr>
          <w:rFonts w:ascii="Segoe UI" w:eastAsia="Times New Roman" w:hAnsi="Segoe UI" w:cs="Segoe UI"/>
          <w:color w:val="000000"/>
          <w:sz w:val="22"/>
          <w:szCs w:val="22"/>
        </w:rPr>
        <w:t xml:space="preserve">We ca grant to access at subscription level </w:t>
      </w:r>
    </w:p>
    <w:p w14:paraId="11775FDA" w14:textId="69286DE0" w:rsidR="007235B4" w:rsidRPr="00467E93" w:rsidRDefault="007235B4" w:rsidP="00A16A36">
      <w:pPr>
        <w:numPr>
          <w:ilvl w:val="0"/>
          <w:numId w:val="50"/>
        </w:numPr>
        <w:shd w:val="clear" w:color="auto" w:fill="FFFFFF"/>
        <w:spacing w:after="0" w:line="240" w:lineRule="auto"/>
        <w:rPr>
          <w:rFonts w:ascii="Segoe UI" w:eastAsia="Times New Roman" w:hAnsi="Segoe UI" w:cs="Segoe UI"/>
          <w:color w:val="000000"/>
          <w:sz w:val="22"/>
          <w:szCs w:val="22"/>
        </w:rPr>
      </w:pPr>
      <w:r w:rsidRPr="00467E93">
        <w:rPr>
          <w:rFonts w:ascii="Segoe UI" w:eastAsia="Times New Roman" w:hAnsi="Segoe UI" w:cs="Segoe UI"/>
          <w:color w:val="000000"/>
          <w:sz w:val="22"/>
          <w:szCs w:val="22"/>
        </w:rPr>
        <w:t>We can give the access at resource group</w:t>
      </w:r>
    </w:p>
    <w:p w14:paraId="6B8944D0" w14:textId="7FFA228C" w:rsidR="0064301A" w:rsidRPr="00467E93" w:rsidRDefault="007235B4" w:rsidP="00A16A36">
      <w:pPr>
        <w:numPr>
          <w:ilvl w:val="0"/>
          <w:numId w:val="50"/>
        </w:numPr>
        <w:shd w:val="clear" w:color="auto" w:fill="FFFFFF"/>
        <w:spacing w:after="0" w:line="240" w:lineRule="auto"/>
        <w:rPr>
          <w:rFonts w:ascii="Segoe UI" w:eastAsia="Times New Roman" w:hAnsi="Segoe UI" w:cs="Segoe UI"/>
          <w:color w:val="000000"/>
          <w:sz w:val="22"/>
          <w:szCs w:val="22"/>
        </w:rPr>
      </w:pPr>
      <w:r w:rsidRPr="00467E93">
        <w:rPr>
          <w:rFonts w:ascii="Segoe UI" w:eastAsia="Times New Roman" w:hAnsi="Segoe UI" w:cs="Segoe UI"/>
          <w:color w:val="000000"/>
          <w:sz w:val="22"/>
          <w:szCs w:val="22"/>
        </w:rPr>
        <w:t xml:space="preserve">We can grant the access for specific site </w:t>
      </w:r>
    </w:p>
    <w:p w14:paraId="4A1F7853" w14:textId="3457DBB3" w:rsidR="009E3907" w:rsidRDefault="009E3907" w:rsidP="001F6CFB">
      <w:pPr>
        <w:shd w:val="clear" w:color="auto" w:fill="FFFFFF"/>
        <w:spacing w:before="100" w:beforeAutospacing="1" w:after="100" w:afterAutospacing="1" w:line="240" w:lineRule="auto"/>
        <w:rPr>
          <w:rFonts w:ascii="Segoe UI" w:eastAsia="Times New Roman" w:hAnsi="Segoe UI" w:cs="Segoe UI"/>
          <w:color w:val="000000"/>
          <w:sz w:val="22"/>
          <w:szCs w:val="22"/>
        </w:rPr>
      </w:pPr>
    </w:p>
    <w:p w14:paraId="299429CF" w14:textId="77777777" w:rsidR="009E3907" w:rsidRPr="00467E93" w:rsidRDefault="009E3907" w:rsidP="001F6CFB">
      <w:pPr>
        <w:shd w:val="clear" w:color="auto" w:fill="FFFFFF"/>
        <w:spacing w:before="100" w:beforeAutospacing="1" w:after="100" w:afterAutospacing="1" w:line="240" w:lineRule="auto"/>
        <w:rPr>
          <w:rFonts w:ascii="Segoe UI" w:eastAsia="Times New Roman" w:hAnsi="Segoe UI" w:cs="Segoe UI"/>
          <w:color w:val="000000"/>
          <w:sz w:val="22"/>
          <w:szCs w:val="22"/>
        </w:rPr>
      </w:pPr>
    </w:p>
    <w:p w14:paraId="096F22DC" w14:textId="313B5F06" w:rsidR="00907E35" w:rsidRPr="00345030" w:rsidRDefault="00873ABE" w:rsidP="00345030">
      <w:pPr>
        <w:pStyle w:val="Heading3"/>
        <w:rPr>
          <w:rFonts w:cs="Segoe UI"/>
          <w:bCs/>
          <w:color w:val="FF0000"/>
          <w:sz w:val="22"/>
          <w:szCs w:val="22"/>
          <w:shd w:val="clear" w:color="auto" w:fill="FFFFFF"/>
        </w:rPr>
      </w:pPr>
      <w:r w:rsidRPr="00345030">
        <w:rPr>
          <w:rFonts w:cs="Segoe UI"/>
          <w:bCs/>
          <w:color w:val="FF0000"/>
          <w:sz w:val="22"/>
          <w:szCs w:val="22"/>
          <w:shd w:val="clear" w:color="auto" w:fill="FFFFFF"/>
        </w:rPr>
        <w:t xml:space="preserve">View Activity logs for RBAC changes </w:t>
      </w:r>
    </w:p>
    <w:p w14:paraId="4DB93070" w14:textId="58DF9612" w:rsidR="00873ABE" w:rsidRPr="00467E93" w:rsidRDefault="00873ABE" w:rsidP="00873ABE">
      <w:pPr>
        <w:shd w:val="clear" w:color="auto" w:fill="FFFFFF"/>
        <w:spacing w:after="0" w:line="240" w:lineRule="auto"/>
        <w:rPr>
          <w:rFonts w:ascii="Segoe UI" w:eastAsia="Times New Roman" w:hAnsi="Segoe UI" w:cs="Segoe UI"/>
          <w:sz w:val="22"/>
          <w:szCs w:val="22"/>
        </w:rPr>
      </w:pPr>
      <w:r w:rsidRPr="00467E93">
        <w:rPr>
          <w:rFonts w:ascii="Segoe UI" w:eastAsia="Times New Roman" w:hAnsi="Segoe UI" w:cs="Segoe UI"/>
          <w:b/>
          <w:color w:val="0070C0"/>
          <w:sz w:val="22"/>
          <w:szCs w:val="22"/>
        </w:rPr>
        <w:t xml:space="preserve">The Azure Activity log </w:t>
      </w:r>
      <w:r w:rsidRPr="00467E93">
        <w:rPr>
          <w:rFonts w:ascii="Segoe UI" w:eastAsia="Times New Roman" w:hAnsi="Segoe UI" w:cs="Segoe UI"/>
          <w:sz w:val="22"/>
          <w:szCs w:val="22"/>
        </w:rPr>
        <w:t>provides visibility into subscription-level events that have occurred in Azure</w:t>
      </w:r>
    </w:p>
    <w:p w14:paraId="148D0BCE" w14:textId="5DD0E25C" w:rsidR="00873ABE" w:rsidRPr="00467E93" w:rsidRDefault="00873ABE" w:rsidP="00873ABE">
      <w:pPr>
        <w:shd w:val="clear" w:color="auto" w:fill="FFFFFF"/>
        <w:spacing w:after="0" w:line="240" w:lineRule="auto"/>
        <w:rPr>
          <w:rFonts w:ascii="Segoe UI" w:eastAsia="Times New Roman" w:hAnsi="Segoe UI" w:cs="Segoe UI"/>
          <w:b/>
          <w:color w:val="0070C0"/>
          <w:sz w:val="22"/>
          <w:szCs w:val="22"/>
        </w:rPr>
      </w:pPr>
      <w:r w:rsidRPr="00467E93">
        <w:rPr>
          <w:rFonts w:ascii="Segoe UI" w:eastAsia="Times New Roman" w:hAnsi="Segoe UI" w:cs="Segoe UI"/>
          <w:sz w:val="22"/>
          <w:szCs w:val="22"/>
        </w:rPr>
        <w:t xml:space="preserve">You can determine what operations were taken on the resources in your subscription </w:t>
      </w:r>
    </w:p>
    <w:p w14:paraId="617C4726" w14:textId="6B294985" w:rsidR="00CD1044" w:rsidRPr="00467E93" w:rsidRDefault="00873ABE" w:rsidP="001F6CFB">
      <w:pPr>
        <w:shd w:val="clear" w:color="auto" w:fill="FFFFFF"/>
        <w:spacing w:before="100" w:beforeAutospacing="1" w:after="100" w:afterAutospacing="1" w:line="240" w:lineRule="auto"/>
        <w:rPr>
          <w:rFonts w:ascii="Segoe UI" w:eastAsia="Times New Roman" w:hAnsi="Segoe UI" w:cs="Segoe UI"/>
          <w:sz w:val="22"/>
          <w:szCs w:val="22"/>
        </w:rPr>
      </w:pPr>
      <w:r w:rsidRPr="00467E93">
        <w:rPr>
          <w:rFonts w:ascii="Segoe UI" w:eastAsia="Times New Roman" w:hAnsi="Segoe UI" w:cs="Segoe UI"/>
          <w:sz w:val="22"/>
          <w:szCs w:val="22"/>
        </w:rPr>
        <w:t>The Activity log has eight categories</w:t>
      </w:r>
    </w:p>
    <w:p w14:paraId="29F6656F" w14:textId="3144FB32" w:rsidR="00873ABE" w:rsidRPr="00467E93" w:rsidRDefault="00873ABE" w:rsidP="00994451">
      <w:pPr>
        <w:shd w:val="clear" w:color="auto" w:fill="FFFFFF"/>
        <w:spacing w:after="0" w:line="240" w:lineRule="auto"/>
        <w:rPr>
          <w:rFonts w:ascii="Segoe UI" w:eastAsia="Times New Roman" w:hAnsi="Segoe UI" w:cs="Segoe UI"/>
          <w:sz w:val="22"/>
          <w:szCs w:val="22"/>
        </w:rPr>
      </w:pPr>
      <w:r w:rsidRPr="00467E93">
        <w:rPr>
          <w:rFonts w:ascii="Segoe UI" w:eastAsia="Times New Roman" w:hAnsi="Segoe UI" w:cs="Segoe UI"/>
          <w:color w:val="0070C0"/>
          <w:sz w:val="22"/>
          <w:szCs w:val="22"/>
        </w:rPr>
        <w:t>Administrative:</w:t>
      </w:r>
      <w:r w:rsidRPr="00467E93">
        <w:rPr>
          <w:rFonts w:ascii="Segoe UI" w:eastAsia="Times New Roman" w:hAnsi="Segoe UI" w:cs="Segoe UI"/>
          <w:sz w:val="22"/>
          <w:szCs w:val="22"/>
        </w:rPr>
        <w:t xml:space="preserve"> this contains all the records for create, update, delete, and action operations performed. Here we will see events related to RBAC</w:t>
      </w:r>
    </w:p>
    <w:p w14:paraId="3E65728C" w14:textId="22A32236" w:rsidR="00873ABE" w:rsidRPr="00467E93" w:rsidRDefault="00873ABE" w:rsidP="00994451">
      <w:pPr>
        <w:shd w:val="clear" w:color="auto" w:fill="FFFFFF"/>
        <w:spacing w:after="0" w:line="240" w:lineRule="auto"/>
        <w:rPr>
          <w:rFonts w:ascii="Segoe UI" w:eastAsia="Times New Roman" w:hAnsi="Segoe UI" w:cs="Segoe UI"/>
          <w:sz w:val="22"/>
          <w:szCs w:val="22"/>
        </w:rPr>
      </w:pPr>
      <w:r w:rsidRPr="00467E93">
        <w:rPr>
          <w:rFonts w:ascii="Segoe UI" w:eastAsia="Times New Roman" w:hAnsi="Segoe UI" w:cs="Segoe UI"/>
          <w:color w:val="0070C0"/>
          <w:sz w:val="22"/>
          <w:szCs w:val="22"/>
        </w:rPr>
        <w:t xml:space="preserve">Service Health: </w:t>
      </w:r>
      <w:r w:rsidRPr="00467E93">
        <w:rPr>
          <w:rFonts w:ascii="Segoe UI" w:eastAsia="Times New Roman" w:hAnsi="Segoe UI" w:cs="Segoe UI"/>
          <w:sz w:val="22"/>
          <w:szCs w:val="22"/>
        </w:rPr>
        <w:t>This contains any health-related events that affect Azure.</w:t>
      </w:r>
    </w:p>
    <w:p w14:paraId="6764454F" w14:textId="2C02775E" w:rsidR="00873ABE" w:rsidRPr="00467E93" w:rsidRDefault="00873ABE" w:rsidP="00994451">
      <w:pPr>
        <w:shd w:val="clear" w:color="auto" w:fill="FFFFFF"/>
        <w:spacing w:after="0" w:line="240" w:lineRule="auto"/>
        <w:rPr>
          <w:rFonts w:ascii="Segoe UI" w:eastAsia="Times New Roman" w:hAnsi="Segoe UI" w:cs="Segoe UI"/>
          <w:sz w:val="22"/>
          <w:szCs w:val="22"/>
        </w:rPr>
      </w:pPr>
      <w:r w:rsidRPr="00467E93">
        <w:rPr>
          <w:rFonts w:ascii="Segoe UI" w:eastAsia="Times New Roman" w:hAnsi="Segoe UI" w:cs="Segoe UI"/>
          <w:color w:val="0070C0"/>
          <w:sz w:val="22"/>
          <w:szCs w:val="22"/>
        </w:rPr>
        <w:t xml:space="preserve">Resource health: </w:t>
      </w:r>
      <w:r w:rsidRPr="00467E93">
        <w:rPr>
          <w:rFonts w:ascii="Segoe UI" w:eastAsia="Times New Roman" w:hAnsi="Segoe UI" w:cs="Segoe UI"/>
          <w:sz w:val="22"/>
          <w:szCs w:val="22"/>
        </w:rPr>
        <w:t xml:space="preserve">This contains that record of any resource health events that have occurred to your deployed resources in Azure </w:t>
      </w:r>
    </w:p>
    <w:p w14:paraId="75AA21C5" w14:textId="3059C8BD" w:rsidR="00873ABE" w:rsidRPr="00467E93" w:rsidRDefault="00873ABE" w:rsidP="00994451">
      <w:pPr>
        <w:shd w:val="clear" w:color="auto" w:fill="FFFFFF"/>
        <w:spacing w:after="0" w:line="240" w:lineRule="auto"/>
        <w:rPr>
          <w:rFonts w:ascii="Segoe UI" w:eastAsia="Times New Roman" w:hAnsi="Segoe UI" w:cs="Segoe UI"/>
          <w:sz w:val="22"/>
          <w:szCs w:val="22"/>
        </w:rPr>
      </w:pPr>
      <w:r w:rsidRPr="00467E93">
        <w:rPr>
          <w:rFonts w:ascii="Segoe UI" w:eastAsia="Times New Roman" w:hAnsi="Segoe UI" w:cs="Segoe UI"/>
          <w:color w:val="0070C0"/>
          <w:sz w:val="22"/>
          <w:szCs w:val="22"/>
        </w:rPr>
        <w:t>Alert:</w:t>
      </w:r>
      <w:r w:rsidRPr="00467E93">
        <w:rPr>
          <w:rFonts w:ascii="Segoe UI" w:eastAsia="Times New Roman" w:hAnsi="Segoe UI" w:cs="Segoe UI"/>
          <w:sz w:val="22"/>
          <w:szCs w:val="22"/>
        </w:rPr>
        <w:t xml:space="preserve"> This contains all the alerts that have </w:t>
      </w:r>
      <w:r w:rsidR="00994451" w:rsidRPr="00467E93">
        <w:rPr>
          <w:rFonts w:ascii="Segoe UI" w:eastAsia="Times New Roman" w:hAnsi="Segoe UI" w:cs="Segoe UI"/>
          <w:sz w:val="22"/>
          <w:szCs w:val="22"/>
        </w:rPr>
        <w:t xml:space="preserve">been activated </w:t>
      </w:r>
    </w:p>
    <w:p w14:paraId="7F76BE04" w14:textId="5BED3F9C" w:rsidR="00994451" w:rsidRPr="00467E93" w:rsidRDefault="00994451" w:rsidP="00994451">
      <w:pPr>
        <w:shd w:val="clear" w:color="auto" w:fill="FFFFFF"/>
        <w:spacing w:after="0" w:line="240" w:lineRule="auto"/>
        <w:rPr>
          <w:rFonts w:ascii="Segoe UI" w:eastAsia="Times New Roman" w:hAnsi="Segoe UI" w:cs="Segoe UI"/>
          <w:sz w:val="22"/>
          <w:szCs w:val="22"/>
        </w:rPr>
      </w:pPr>
      <w:r w:rsidRPr="00467E93">
        <w:rPr>
          <w:rFonts w:ascii="Segoe UI" w:eastAsia="Times New Roman" w:hAnsi="Segoe UI" w:cs="Segoe UI"/>
          <w:color w:val="0070C0"/>
          <w:sz w:val="22"/>
          <w:szCs w:val="22"/>
        </w:rPr>
        <w:t>Autoscale:</w:t>
      </w:r>
      <w:r w:rsidRPr="00467E93">
        <w:rPr>
          <w:rFonts w:ascii="Segoe UI" w:eastAsia="Times New Roman" w:hAnsi="Segoe UI" w:cs="Segoe UI"/>
          <w:sz w:val="22"/>
          <w:szCs w:val="22"/>
        </w:rPr>
        <w:t xml:space="preserve"> This includes all the record of events related to Autoscale.</w:t>
      </w:r>
    </w:p>
    <w:p w14:paraId="37AE3437" w14:textId="2DC75869" w:rsidR="00994451" w:rsidRPr="00467E93" w:rsidRDefault="00994451" w:rsidP="00994451">
      <w:pPr>
        <w:shd w:val="clear" w:color="auto" w:fill="FFFFFF"/>
        <w:spacing w:after="0" w:line="240" w:lineRule="auto"/>
        <w:rPr>
          <w:rFonts w:ascii="Segoe UI" w:eastAsia="Times New Roman" w:hAnsi="Segoe UI" w:cs="Segoe UI"/>
          <w:sz w:val="22"/>
          <w:szCs w:val="22"/>
        </w:rPr>
      </w:pPr>
      <w:r w:rsidRPr="00467E93">
        <w:rPr>
          <w:rFonts w:ascii="Segoe UI" w:eastAsia="Times New Roman" w:hAnsi="Segoe UI" w:cs="Segoe UI"/>
          <w:color w:val="0070C0"/>
          <w:sz w:val="22"/>
          <w:szCs w:val="22"/>
        </w:rPr>
        <w:t>Recommendation:</w:t>
      </w:r>
      <w:r w:rsidRPr="00467E93">
        <w:rPr>
          <w:rFonts w:ascii="Segoe UI" w:eastAsia="Times New Roman" w:hAnsi="Segoe UI" w:cs="Segoe UI"/>
          <w:sz w:val="22"/>
          <w:szCs w:val="22"/>
        </w:rPr>
        <w:t xml:space="preserve"> this contains recommendation events from azure advisor </w:t>
      </w:r>
    </w:p>
    <w:p w14:paraId="5397794D" w14:textId="47A2010E" w:rsidR="00994451" w:rsidRPr="00467E93" w:rsidRDefault="00994451" w:rsidP="00994451">
      <w:pPr>
        <w:shd w:val="clear" w:color="auto" w:fill="FFFFFF"/>
        <w:spacing w:after="0" w:line="240" w:lineRule="auto"/>
        <w:rPr>
          <w:rFonts w:ascii="Segoe UI" w:eastAsia="Times New Roman" w:hAnsi="Segoe UI" w:cs="Segoe UI"/>
          <w:sz w:val="22"/>
          <w:szCs w:val="22"/>
        </w:rPr>
      </w:pPr>
      <w:r w:rsidRPr="00467E93">
        <w:rPr>
          <w:rFonts w:ascii="Segoe UI" w:eastAsia="Times New Roman" w:hAnsi="Segoe UI" w:cs="Segoe UI"/>
          <w:color w:val="0070C0"/>
          <w:sz w:val="22"/>
          <w:szCs w:val="22"/>
        </w:rPr>
        <w:t>Security:</w:t>
      </w:r>
      <w:r w:rsidRPr="00467E93">
        <w:rPr>
          <w:rFonts w:ascii="Segoe UI" w:eastAsia="Times New Roman" w:hAnsi="Segoe UI" w:cs="Segoe UI"/>
          <w:sz w:val="22"/>
          <w:szCs w:val="22"/>
        </w:rPr>
        <w:t xml:space="preserve"> This contains the record of any alerts generated by Azure security center</w:t>
      </w:r>
    </w:p>
    <w:p w14:paraId="2D0F4F54" w14:textId="2BBB2B4C" w:rsidR="00994451" w:rsidRDefault="00994451" w:rsidP="00994451">
      <w:pPr>
        <w:shd w:val="clear" w:color="auto" w:fill="FFFFFF"/>
        <w:spacing w:after="0" w:line="240" w:lineRule="auto"/>
        <w:rPr>
          <w:rFonts w:ascii="Segoe UI" w:eastAsia="Times New Roman" w:hAnsi="Segoe UI" w:cs="Segoe UI"/>
          <w:sz w:val="22"/>
          <w:szCs w:val="22"/>
        </w:rPr>
      </w:pPr>
      <w:r w:rsidRPr="00467E93">
        <w:rPr>
          <w:rFonts w:ascii="Segoe UI" w:eastAsia="Times New Roman" w:hAnsi="Segoe UI" w:cs="Segoe UI"/>
          <w:color w:val="0070C0"/>
          <w:sz w:val="22"/>
          <w:szCs w:val="22"/>
        </w:rPr>
        <w:t xml:space="preserve">Policy: </w:t>
      </w:r>
      <w:r w:rsidRPr="00467E93">
        <w:rPr>
          <w:rFonts w:ascii="Segoe UI" w:eastAsia="Times New Roman" w:hAnsi="Segoe UI" w:cs="Segoe UI"/>
          <w:sz w:val="22"/>
          <w:szCs w:val="22"/>
        </w:rPr>
        <w:t xml:space="preserve">This contains records of all effect action operations performed by Azure policy </w:t>
      </w:r>
    </w:p>
    <w:p w14:paraId="4678D601" w14:textId="49F2BB88" w:rsidR="00D822BF" w:rsidRDefault="00D822BF" w:rsidP="00994451">
      <w:pPr>
        <w:shd w:val="clear" w:color="auto" w:fill="FFFFFF"/>
        <w:spacing w:after="0" w:line="240" w:lineRule="auto"/>
        <w:rPr>
          <w:rFonts w:ascii="Segoe UI" w:eastAsia="Times New Roman" w:hAnsi="Segoe UI" w:cs="Segoe UI"/>
          <w:sz w:val="22"/>
          <w:szCs w:val="22"/>
        </w:rPr>
      </w:pPr>
    </w:p>
    <w:p w14:paraId="001133EA" w14:textId="2F0153E0" w:rsidR="000B05FB" w:rsidRDefault="000B05FB" w:rsidP="00994451">
      <w:pPr>
        <w:shd w:val="clear" w:color="auto" w:fill="FFFFFF"/>
        <w:spacing w:after="0" w:line="240" w:lineRule="auto"/>
        <w:rPr>
          <w:rFonts w:ascii="Segoe UI" w:eastAsia="Times New Roman" w:hAnsi="Segoe UI" w:cs="Segoe UI"/>
          <w:sz w:val="22"/>
          <w:szCs w:val="22"/>
        </w:rPr>
      </w:pPr>
    </w:p>
    <w:p w14:paraId="60FB973C" w14:textId="2EE5BEA0" w:rsidR="000B05FB" w:rsidRDefault="000B05FB" w:rsidP="00994451">
      <w:pPr>
        <w:shd w:val="clear" w:color="auto" w:fill="FFFFFF"/>
        <w:spacing w:after="0" w:line="240" w:lineRule="auto"/>
        <w:rPr>
          <w:rFonts w:ascii="Segoe UI" w:eastAsia="Times New Roman" w:hAnsi="Segoe UI" w:cs="Segoe UI"/>
          <w:sz w:val="22"/>
          <w:szCs w:val="22"/>
        </w:rPr>
      </w:pPr>
    </w:p>
    <w:p w14:paraId="3ECED432" w14:textId="1FAF545D" w:rsidR="000B05FB" w:rsidRDefault="000B05FB" w:rsidP="00994451">
      <w:pPr>
        <w:shd w:val="clear" w:color="auto" w:fill="FFFFFF"/>
        <w:spacing w:after="0" w:line="240" w:lineRule="auto"/>
        <w:rPr>
          <w:rFonts w:ascii="Segoe UI" w:eastAsia="Times New Roman" w:hAnsi="Segoe UI" w:cs="Segoe UI"/>
          <w:sz w:val="22"/>
          <w:szCs w:val="22"/>
        </w:rPr>
      </w:pPr>
    </w:p>
    <w:p w14:paraId="2444313A" w14:textId="672155CF" w:rsidR="000B05FB" w:rsidRDefault="000B05FB" w:rsidP="00994451">
      <w:pPr>
        <w:shd w:val="clear" w:color="auto" w:fill="FFFFFF"/>
        <w:spacing w:after="0" w:line="240" w:lineRule="auto"/>
        <w:rPr>
          <w:rFonts w:ascii="Segoe UI" w:eastAsia="Times New Roman" w:hAnsi="Segoe UI" w:cs="Segoe UI"/>
          <w:sz w:val="22"/>
          <w:szCs w:val="22"/>
        </w:rPr>
      </w:pPr>
    </w:p>
    <w:p w14:paraId="04E5DAF1" w14:textId="010D02E1" w:rsidR="000B05FB" w:rsidRDefault="000B05FB" w:rsidP="00994451">
      <w:pPr>
        <w:shd w:val="clear" w:color="auto" w:fill="FFFFFF"/>
        <w:spacing w:after="0" w:line="240" w:lineRule="auto"/>
        <w:rPr>
          <w:rFonts w:ascii="Segoe UI" w:eastAsia="Times New Roman" w:hAnsi="Segoe UI" w:cs="Segoe UI"/>
          <w:sz w:val="22"/>
          <w:szCs w:val="22"/>
        </w:rPr>
      </w:pPr>
    </w:p>
    <w:p w14:paraId="6B343579" w14:textId="4CF44497" w:rsidR="000B05FB" w:rsidRDefault="000B05FB" w:rsidP="00994451">
      <w:pPr>
        <w:shd w:val="clear" w:color="auto" w:fill="FFFFFF"/>
        <w:spacing w:after="0" w:line="240" w:lineRule="auto"/>
        <w:rPr>
          <w:rFonts w:ascii="Segoe UI" w:eastAsia="Times New Roman" w:hAnsi="Segoe UI" w:cs="Segoe UI"/>
          <w:sz w:val="22"/>
          <w:szCs w:val="22"/>
        </w:rPr>
      </w:pPr>
    </w:p>
    <w:p w14:paraId="51F82DF2" w14:textId="390775A1" w:rsidR="000B05FB" w:rsidRDefault="000B05FB" w:rsidP="00994451">
      <w:pPr>
        <w:shd w:val="clear" w:color="auto" w:fill="FFFFFF"/>
        <w:spacing w:after="0" w:line="240" w:lineRule="auto"/>
        <w:rPr>
          <w:rFonts w:ascii="Segoe UI" w:eastAsia="Times New Roman" w:hAnsi="Segoe UI" w:cs="Segoe UI"/>
          <w:sz w:val="22"/>
          <w:szCs w:val="22"/>
        </w:rPr>
      </w:pPr>
    </w:p>
    <w:p w14:paraId="6E387DB9" w14:textId="083C130E" w:rsidR="000B05FB" w:rsidRDefault="000B05FB" w:rsidP="00994451">
      <w:pPr>
        <w:shd w:val="clear" w:color="auto" w:fill="FFFFFF"/>
        <w:spacing w:after="0" w:line="240" w:lineRule="auto"/>
        <w:rPr>
          <w:rFonts w:ascii="Segoe UI" w:eastAsia="Times New Roman" w:hAnsi="Segoe UI" w:cs="Segoe UI"/>
          <w:sz w:val="22"/>
          <w:szCs w:val="22"/>
        </w:rPr>
      </w:pPr>
    </w:p>
    <w:p w14:paraId="03B3A27B" w14:textId="1D6D0A79" w:rsidR="000B05FB" w:rsidRDefault="000B05FB" w:rsidP="00994451">
      <w:pPr>
        <w:shd w:val="clear" w:color="auto" w:fill="FFFFFF"/>
        <w:spacing w:after="0" w:line="240" w:lineRule="auto"/>
        <w:rPr>
          <w:rFonts w:ascii="Segoe UI" w:eastAsia="Times New Roman" w:hAnsi="Segoe UI" w:cs="Segoe UI"/>
          <w:sz w:val="22"/>
          <w:szCs w:val="22"/>
        </w:rPr>
      </w:pPr>
    </w:p>
    <w:p w14:paraId="7B3789DD" w14:textId="1CB0CF2F" w:rsidR="000B05FB" w:rsidRDefault="000B05FB" w:rsidP="00994451">
      <w:pPr>
        <w:shd w:val="clear" w:color="auto" w:fill="FFFFFF"/>
        <w:spacing w:after="0" w:line="240" w:lineRule="auto"/>
        <w:rPr>
          <w:rFonts w:ascii="Segoe UI" w:eastAsia="Times New Roman" w:hAnsi="Segoe UI" w:cs="Segoe UI"/>
          <w:sz w:val="22"/>
          <w:szCs w:val="22"/>
        </w:rPr>
      </w:pPr>
    </w:p>
    <w:p w14:paraId="46090721" w14:textId="63635AA6" w:rsidR="000B05FB" w:rsidRDefault="000B05FB" w:rsidP="00994451">
      <w:pPr>
        <w:shd w:val="clear" w:color="auto" w:fill="FFFFFF"/>
        <w:spacing w:after="0" w:line="240" w:lineRule="auto"/>
        <w:rPr>
          <w:rFonts w:ascii="Segoe UI" w:eastAsia="Times New Roman" w:hAnsi="Segoe UI" w:cs="Segoe UI"/>
          <w:sz w:val="22"/>
          <w:szCs w:val="22"/>
        </w:rPr>
      </w:pPr>
    </w:p>
    <w:p w14:paraId="75996E17" w14:textId="1A2155C1" w:rsidR="000B05FB" w:rsidRDefault="000B05FB" w:rsidP="00994451">
      <w:pPr>
        <w:shd w:val="clear" w:color="auto" w:fill="FFFFFF"/>
        <w:spacing w:after="0" w:line="240" w:lineRule="auto"/>
        <w:rPr>
          <w:rFonts w:ascii="Segoe UI" w:eastAsia="Times New Roman" w:hAnsi="Segoe UI" w:cs="Segoe UI"/>
          <w:sz w:val="22"/>
          <w:szCs w:val="22"/>
        </w:rPr>
      </w:pPr>
    </w:p>
    <w:p w14:paraId="0BE38816" w14:textId="77777777" w:rsidR="000B05FB" w:rsidRDefault="000B05FB" w:rsidP="00994451">
      <w:pPr>
        <w:shd w:val="clear" w:color="auto" w:fill="FFFFFF"/>
        <w:spacing w:after="0" w:line="240" w:lineRule="auto"/>
        <w:rPr>
          <w:rFonts w:ascii="Segoe UI" w:eastAsia="Times New Roman" w:hAnsi="Segoe UI" w:cs="Segoe UI"/>
          <w:sz w:val="22"/>
          <w:szCs w:val="22"/>
        </w:rPr>
      </w:pPr>
    </w:p>
    <w:p w14:paraId="129FF793" w14:textId="13F40585" w:rsidR="00D822BF" w:rsidRDefault="00D822BF" w:rsidP="00994451">
      <w:pPr>
        <w:shd w:val="clear" w:color="auto" w:fill="FFFFFF"/>
        <w:spacing w:after="0" w:line="240" w:lineRule="auto"/>
        <w:rPr>
          <w:rFonts w:ascii="Segoe UI" w:eastAsia="Times New Roman" w:hAnsi="Segoe UI" w:cs="Segoe UI"/>
          <w:sz w:val="22"/>
          <w:szCs w:val="22"/>
        </w:rPr>
      </w:pPr>
    </w:p>
    <w:p w14:paraId="13847232" w14:textId="38608FF2" w:rsidR="00D822BF" w:rsidRDefault="00D822BF" w:rsidP="00994451">
      <w:pPr>
        <w:shd w:val="clear" w:color="auto" w:fill="FFFFFF"/>
        <w:spacing w:after="0" w:line="240" w:lineRule="auto"/>
        <w:rPr>
          <w:rFonts w:ascii="Segoe UI" w:eastAsia="Times New Roman" w:hAnsi="Segoe UI" w:cs="Segoe UI"/>
          <w:sz w:val="22"/>
          <w:szCs w:val="22"/>
        </w:rPr>
      </w:pPr>
    </w:p>
    <w:p w14:paraId="6B7EF879" w14:textId="6342956A" w:rsidR="00D822BF" w:rsidRDefault="00D822BF" w:rsidP="00994451">
      <w:pPr>
        <w:shd w:val="clear" w:color="auto" w:fill="FFFFFF"/>
        <w:spacing w:after="0" w:line="240" w:lineRule="auto"/>
        <w:rPr>
          <w:rFonts w:ascii="Segoe UI" w:eastAsia="Times New Roman" w:hAnsi="Segoe UI" w:cs="Segoe UI"/>
          <w:sz w:val="22"/>
          <w:szCs w:val="22"/>
        </w:rPr>
      </w:pPr>
    </w:p>
    <w:p w14:paraId="0C6AEEF5" w14:textId="3548E1E6" w:rsidR="00D822BF" w:rsidRDefault="00D822BF" w:rsidP="00994451">
      <w:pPr>
        <w:shd w:val="clear" w:color="auto" w:fill="FFFFFF"/>
        <w:spacing w:after="0" w:line="240" w:lineRule="auto"/>
        <w:rPr>
          <w:rFonts w:ascii="Segoe UI" w:eastAsia="Times New Roman" w:hAnsi="Segoe UI" w:cs="Segoe UI"/>
          <w:sz w:val="22"/>
          <w:szCs w:val="22"/>
        </w:rPr>
      </w:pPr>
    </w:p>
    <w:p w14:paraId="480F0ACC" w14:textId="7CA761D6" w:rsidR="00954195" w:rsidRDefault="00954195" w:rsidP="00994451">
      <w:pPr>
        <w:shd w:val="clear" w:color="auto" w:fill="FFFFFF"/>
        <w:spacing w:after="0" w:line="240" w:lineRule="auto"/>
        <w:rPr>
          <w:rFonts w:ascii="Segoe UI" w:eastAsia="Times New Roman" w:hAnsi="Segoe UI" w:cs="Segoe UI"/>
          <w:sz w:val="22"/>
          <w:szCs w:val="22"/>
        </w:rPr>
      </w:pPr>
    </w:p>
    <w:p w14:paraId="3C615072" w14:textId="2373846D" w:rsidR="00954195" w:rsidRDefault="00954195" w:rsidP="00994451">
      <w:pPr>
        <w:shd w:val="clear" w:color="auto" w:fill="FFFFFF"/>
        <w:spacing w:after="0" w:line="240" w:lineRule="auto"/>
        <w:rPr>
          <w:rFonts w:ascii="Segoe UI" w:eastAsia="Times New Roman" w:hAnsi="Segoe UI" w:cs="Segoe UI"/>
          <w:sz w:val="22"/>
          <w:szCs w:val="22"/>
        </w:rPr>
      </w:pPr>
    </w:p>
    <w:p w14:paraId="0EB7BE15" w14:textId="3140BDCA" w:rsidR="006C0038" w:rsidRPr="00B277F9" w:rsidRDefault="007353DF" w:rsidP="00C05527">
      <w:pPr>
        <w:pStyle w:val="Heading1"/>
        <w:rPr>
          <w:rFonts w:ascii="Segoe UI" w:hAnsi="Segoe UI" w:cs="Segoe UI"/>
          <w:b/>
          <w:bCs/>
          <w:color w:val="FF0000"/>
          <w:sz w:val="24"/>
          <w:szCs w:val="24"/>
          <w:shd w:val="clear" w:color="auto" w:fill="FFFFFF"/>
        </w:rPr>
      </w:pPr>
      <w:bookmarkStart w:id="7" w:name="_Toc8945426"/>
      <w:r w:rsidRPr="00B277F9">
        <w:rPr>
          <w:rFonts w:ascii="Segoe UI" w:hAnsi="Segoe UI" w:cs="Segoe UI"/>
          <w:b/>
          <w:bCs/>
          <w:color w:val="FF0000"/>
          <w:sz w:val="24"/>
          <w:szCs w:val="24"/>
          <w:shd w:val="clear" w:color="auto" w:fill="FFFFFF"/>
        </w:rPr>
        <w:t>Azure Networking</w:t>
      </w:r>
      <w:bookmarkEnd w:id="7"/>
    </w:p>
    <w:p w14:paraId="5F1A1473" w14:textId="3BDE69B4" w:rsidR="009B3A29" w:rsidRPr="00467E93" w:rsidRDefault="001C1368" w:rsidP="00587D4D">
      <w:pPr>
        <w:pStyle w:val="Heading3"/>
        <w:rPr>
          <w:rFonts w:eastAsia="Times New Roman" w:cs="Segoe UI"/>
          <w:b w:val="0"/>
          <w:color w:val="2683C6" w:themeColor="accent2"/>
          <w:sz w:val="22"/>
          <w:szCs w:val="22"/>
          <w:lang w:val="en-IN" w:eastAsia="en-IN"/>
        </w:rPr>
      </w:pPr>
      <w:bookmarkStart w:id="8" w:name="_Toc8945427"/>
      <w:r w:rsidRPr="00467E93">
        <w:rPr>
          <w:rFonts w:eastAsia="Times New Roman" w:cs="Segoe UI"/>
          <w:b w:val="0"/>
          <w:color w:val="2683C6" w:themeColor="accent2"/>
          <w:sz w:val="22"/>
          <w:szCs w:val="22"/>
          <w:lang w:val="en-IN" w:eastAsia="en-IN"/>
        </w:rPr>
        <w:t>IP support in Virtual network</w:t>
      </w:r>
      <w:bookmarkEnd w:id="8"/>
    </w:p>
    <w:p w14:paraId="068F56B3" w14:textId="77777777" w:rsidR="009B3A29" w:rsidRPr="00467E93" w:rsidRDefault="009B3A29" w:rsidP="000003DC">
      <w:pPr>
        <w:pStyle w:val="ListParagraph"/>
        <w:numPr>
          <w:ilvl w:val="0"/>
          <w:numId w:val="9"/>
        </w:numPr>
        <w:spacing w:after="0"/>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IPV4 today</w:t>
      </w:r>
    </w:p>
    <w:p w14:paraId="43FDB91D" w14:textId="77777777" w:rsidR="009B3A29" w:rsidRPr="00467E93" w:rsidRDefault="009B3A29" w:rsidP="000003DC">
      <w:pPr>
        <w:pStyle w:val="ListParagraph"/>
        <w:numPr>
          <w:ilvl w:val="0"/>
          <w:numId w:val="9"/>
        </w:numPr>
        <w:spacing w:after="0"/>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TCP, UDP, and ICMP</w:t>
      </w:r>
    </w:p>
    <w:p w14:paraId="77B36E31" w14:textId="77777777" w:rsidR="009B3A29" w:rsidRPr="00467E93" w:rsidRDefault="009B3A29" w:rsidP="000003DC">
      <w:pPr>
        <w:pStyle w:val="ListParagraph"/>
        <w:numPr>
          <w:ilvl w:val="0"/>
          <w:numId w:val="9"/>
        </w:numPr>
        <w:spacing w:after="0"/>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No multicast, broadcast GRE protocols or IP-in-IP packets</w:t>
      </w:r>
    </w:p>
    <w:p w14:paraId="399733C7" w14:textId="323F01CB" w:rsidR="009B3A29" w:rsidRPr="00467E93" w:rsidRDefault="009B3A29" w:rsidP="000003DC">
      <w:pPr>
        <w:pStyle w:val="ListParagraph"/>
        <w:numPr>
          <w:ilvl w:val="0"/>
          <w:numId w:val="9"/>
        </w:numPr>
        <w:spacing w:after="0"/>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 xml:space="preserve">IPV6 in the future </w:t>
      </w:r>
    </w:p>
    <w:p w14:paraId="78AA3B5F" w14:textId="77777777" w:rsidR="009B3A29" w:rsidRPr="00467E93" w:rsidRDefault="009B3A29" w:rsidP="000003DC">
      <w:pPr>
        <w:pStyle w:val="ListParagraph"/>
        <w:numPr>
          <w:ilvl w:val="0"/>
          <w:numId w:val="9"/>
        </w:numPr>
        <w:spacing w:after="0"/>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VM always get the IP address via DHCP in azure (unless using multiple IPs on a VM nic)</w:t>
      </w:r>
    </w:p>
    <w:p w14:paraId="35B4A2CC" w14:textId="77777777" w:rsidR="009B3A29" w:rsidRPr="00467E93" w:rsidRDefault="009B3A29" w:rsidP="000003DC">
      <w:pPr>
        <w:pStyle w:val="ListParagraph"/>
        <w:numPr>
          <w:ilvl w:val="0"/>
          <w:numId w:val="9"/>
        </w:numPr>
        <w:spacing w:after="0"/>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 xml:space="preserve">Never try and assign a static IP unless mandatory otherwise it will break at some points </w:t>
      </w:r>
    </w:p>
    <w:p w14:paraId="6DD64C8A" w14:textId="77777777" w:rsidR="009B3A29" w:rsidRPr="00467E93" w:rsidRDefault="009B3A29" w:rsidP="000003DC">
      <w:pPr>
        <w:pStyle w:val="ListParagraph"/>
        <w:numPr>
          <w:ilvl w:val="0"/>
          <w:numId w:val="9"/>
        </w:numPr>
        <w:spacing w:after="0"/>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When a VM re-provisioned to the fabric it gets a new vmNIC and possibly a new IP.</w:t>
      </w:r>
    </w:p>
    <w:p w14:paraId="51434191" w14:textId="77777777" w:rsidR="009B3A29" w:rsidRPr="00467E93" w:rsidRDefault="009B3A29" w:rsidP="000003DC">
      <w:pPr>
        <w:pStyle w:val="ListParagraph"/>
        <w:numPr>
          <w:ilvl w:val="0"/>
          <w:numId w:val="9"/>
        </w:numPr>
        <w:spacing w:after="0"/>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Static IP can be assigned via the Azure fabric using portal, PowerShell and CLI</w:t>
      </w:r>
    </w:p>
    <w:p w14:paraId="1C374633" w14:textId="01C0B64D" w:rsidR="009B3A29" w:rsidRPr="00467E93" w:rsidRDefault="009B3A29" w:rsidP="000003DC">
      <w:pPr>
        <w:pStyle w:val="ListParagraph"/>
        <w:numPr>
          <w:ilvl w:val="0"/>
          <w:numId w:val="9"/>
        </w:numPr>
        <w:spacing w:after="0"/>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Create a separate subnet as the pool for static IP assignment.</w:t>
      </w:r>
    </w:p>
    <w:p w14:paraId="0C086B05" w14:textId="19B5EF47" w:rsidR="009B3A29" w:rsidRPr="00467E93" w:rsidRDefault="001C1368" w:rsidP="00587D4D">
      <w:pPr>
        <w:pStyle w:val="Heading3"/>
        <w:rPr>
          <w:rFonts w:cs="Segoe UI"/>
          <w:b w:val="0"/>
          <w:sz w:val="22"/>
          <w:szCs w:val="22"/>
          <w:shd w:val="clear" w:color="auto" w:fill="FFFFFF"/>
        </w:rPr>
      </w:pPr>
      <w:bookmarkStart w:id="9" w:name="_Toc8945428"/>
      <w:r w:rsidRPr="00467E93">
        <w:rPr>
          <w:rFonts w:cs="Segoe UI"/>
          <w:b w:val="0"/>
          <w:sz w:val="22"/>
          <w:szCs w:val="22"/>
          <w:shd w:val="clear" w:color="auto" w:fill="FFFFFF"/>
        </w:rPr>
        <w:t>Subnet</w:t>
      </w:r>
      <w:bookmarkEnd w:id="9"/>
    </w:p>
    <w:p w14:paraId="1639B22B" w14:textId="77777777" w:rsidR="008269D8" w:rsidRPr="00467E93" w:rsidRDefault="008269D8" w:rsidP="000003DC">
      <w:pPr>
        <w:pStyle w:val="ListParagraph"/>
        <w:numPr>
          <w:ilvl w:val="0"/>
          <w:numId w:val="3"/>
        </w:numPr>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A subnet is a range of IP address in the VNet. You can divide a VNet into multiple subnets.</w:t>
      </w:r>
    </w:p>
    <w:p w14:paraId="0C7342FC" w14:textId="640883EC" w:rsidR="008269D8" w:rsidRPr="00467E93" w:rsidRDefault="008269D8" w:rsidP="000003DC">
      <w:pPr>
        <w:pStyle w:val="ListParagraph"/>
        <w:numPr>
          <w:ilvl w:val="0"/>
          <w:numId w:val="3"/>
        </w:numPr>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 xml:space="preserve">VM deployed to subnets (same or different) with in a VNet can communicate each other </w:t>
      </w:r>
      <w:r w:rsidR="001C1368" w:rsidRPr="00467E93">
        <w:rPr>
          <w:rFonts w:ascii="Segoe UI" w:hAnsi="Segoe UI" w:cs="Segoe UI"/>
          <w:color w:val="000000" w:themeColor="text1"/>
          <w:sz w:val="22"/>
          <w:szCs w:val="22"/>
          <w:shd w:val="clear" w:color="auto" w:fill="FFFFFF"/>
        </w:rPr>
        <w:t>without</w:t>
      </w:r>
      <w:r w:rsidRPr="00467E93">
        <w:rPr>
          <w:rFonts w:ascii="Segoe UI" w:hAnsi="Segoe UI" w:cs="Segoe UI"/>
          <w:color w:val="000000" w:themeColor="text1"/>
          <w:sz w:val="22"/>
          <w:szCs w:val="22"/>
          <w:shd w:val="clear" w:color="auto" w:fill="FFFFFF"/>
        </w:rPr>
        <w:t xml:space="preserve"> any extra configuration </w:t>
      </w:r>
    </w:p>
    <w:p w14:paraId="139F67E3" w14:textId="77777777" w:rsidR="008269D8" w:rsidRPr="00467E93" w:rsidRDefault="008269D8" w:rsidP="000003DC">
      <w:pPr>
        <w:pStyle w:val="ListParagraph"/>
        <w:numPr>
          <w:ilvl w:val="0"/>
          <w:numId w:val="3"/>
        </w:numPr>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You can also configure route tables and NSG to subnet</w:t>
      </w:r>
    </w:p>
    <w:p w14:paraId="7F5EE328" w14:textId="37D7254E" w:rsidR="000B6956" w:rsidRPr="00467E93" w:rsidRDefault="001C1368" w:rsidP="000003DC">
      <w:pPr>
        <w:pStyle w:val="ListParagraph"/>
        <w:numPr>
          <w:ilvl w:val="0"/>
          <w:numId w:val="3"/>
        </w:numPr>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Within</w:t>
      </w:r>
      <w:r w:rsidR="008269D8" w:rsidRPr="00467E93">
        <w:rPr>
          <w:rFonts w:ascii="Segoe UI" w:hAnsi="Segoe UI" w:cs="Segoe UI"/>
          <w:color w:val="000000" w:themeColor="text1"/>
          <w:sz w:val="22"/>
          <w:szCs w:val="22"/>
          <w:shd w:val="clear" w:color="auto" w:fill="FFFFFF"/>
        </w:rPr>
        <w:t xml:space="preserve"> each subnet, the first three IP address and last IP address are reserved and can be not used for VMs, the smallest subnets are supported to use a </w:t>
      </w:r>
      <w:r w:rsidR="00F62DC5" w:rsidRPr="00467E93">
        <w:rPr>
          <w:rFonts w:ascii="Segoe UI" w:hAnsi="Segoe UI" w:cs="Segoe UI"/>
          <w:color w:val="000000" w:themeColor="text1"/>
          <w:sz w:val="22"/>
          <w:szCs w:val="22"/>
          <w:shd w:val="clear" w:color="auto" w:fill="FFFFFF"/>
        </w:rPr>
        <w:t>29-bit</w:t>
      </w:r>
      <w:r w:rsidR="008269D8" w:rsidRPr="00467E93">
        <w:rPr>
          <w:rFonts w:ascii="Segoe UI" w:hAnsi="Segoe UI" w:cs="Segoe UI"/>
          <w:color w:val="000000" w:themeColor="text1"/>
          <w:sz w:val="22"/>
          <w:szCs w:val="22"/>
          <w:shd w:val="clear" w:color="auto" w:fill="FFFFFF"/>
        </w:rPr>
        <w:t xml:space="preserve"> subnet </w:t>
      </w:r>
      <w:r w:rsidR="00D76E6B" w:rsidRPr="00467E93">
        <w:rPr>
          <w:rFonts w:ascii="Segoe UI" w:hAnsi="Segoe UI" w:cs="Segoe UI"/>
          <w:color w:val="000000" w:themeColor="text1"/>
          <w:sz w:val="22"/>
          <w:szCs w:val="22"/>
          <w:shd w:val="clear" w:color="auto" w:fill="FFFFFF"/>
        </w:rPr>
        <w:t>mask</w:t>
      </w:r>
    </w:p>
    <w:p w14:paraId="76AD6760" w14:textId="77777777" w:rsidR="000B6956" w:rsidRPr="00467E93" w:rsidRDefault="000B6956" w:rsidP="000003DC">
      <w:pPr>
        <w:pStyle w:val="ListParagraph"/>
        <w:numPr>
          <w:ilvl w:val="0"/>
          <w:numId w:val="3"/>
        </w:numPr>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First and last reserved per protocol for host id and broadcast</w:t>
      </w:r>
      <w:r w:rsidR="00D76E6B" w:rsidRPr="00467E93">
        <w:rPr>
          <w:rFonts w:ascii="Segoe UI" w:hAnsi="Segoe UI" w:cs="Segoe UI"/>
          <w:color w:val="000000" w:themeColor="text1"/>
          <w:sz w:val="22"/>
          <w:szCs w:val="22"/>
          <w:shd w:val="clear" w:color="auto" w:fill="FFFFFF"/>
        </w:rPr>
        <w:t>.</w:t>
      </w:r>
      <w:r w:rsidR="008269D8" w:rsidRPr="00467E93">
        <w:rPr>
          <w:rFonts w:ascii="Segoe UI" w:hAnsi="Segoe UI" w:cs="Segoe UI"/>
          <w:color w:val="000000" w:themeColor="text1"/>
          <w:sz w:val="22"/>
          <w:szCs w:val="22"/>
          <w:shd w:val="clear" w:color="auto" w:fill="FFFFFF"/>
        </w:rPr>
        <w:t xml:space="preserve">  </w:t>
      </w:r>
    </w:p>
    <w:p w14:paraId="35FEE5E1" w14:textId="77777777" w:rsidR="000B6956" w:rsidRPr="00467E93" w:rsidRDefault="000B6956" w:rsidP="000003DC">
      <w:pPr>
        <w:pStyle w:val="ListParagraph"/>
        <w:numPr>
          <w:ilvl w:val="0"/>
          <w:numId w:val="3"/>
        </w:numPr>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The 1</w:t>
      </w:r>
      <w:r w:rsidRPr="00467E93">
        <w:rPr>
          <w:rFonts w:ascii="Segoe UI" w:hAnsi="Segoe UI" w:cs="Segoe UI"/>
          <w:color w:val="000000" w:themeColor="text1"/>
          <w:sz w:val="22"/>
          <w:szCs w:val="22"/>
          <w:shd w:val="clear" w:color="auto" w:fill="FFFFFF"/>
          <w:vertAlign w:val="superscript"/>
        </w:rPr>
        <w:t>st</w:t>
      </w:r>
      <w:r w:rsidRPr="00467E93">
        <w:rPr>
          <w:rFonts w:ascii="Segoe UI" w:hAnsi="Segoe UI" w:cs="Segoe UI"/>
          <w:color w:val="000000" w:themeColor="text1"/>
          <w:sz w:val="22"/>
          <w:szCs w:val="22"/>
          <w:shd w:val="clear" w:color="auto" w:fill="FFFFFF"/>
        </w:rPr>
        <w:t xml:space="preserve"> three IP address are reserved binary 01, 10 and 11 in the host ID portion of the IP address </w:t>
      </w:r>
    </w:p>
    <w:p w14:paraId="756A5B78" w14:textId="11B60E41" w:rsidR="008269D8" w:rsidRDefault="000B6956" w:rsidP="000003DC">
      <w:pPr>
        <w:pStyle w:val="ListParagraph"/>
        <w:numPr>
          <w:ilvl w:val="0"/>
          <w:numId w:val="3"/>
        </w:numPr>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We can add more address spaces.</w:t>
      </w:r>
      <w:r w:rsidR="008269D8" w:rsidRPr="00467E93">
        <w:rPr>
          <w:rFonts w:ascii="Segoe UI" w:hAnsi="Segoe UI" w:cs="Segoe UI"/>
          <w:color w:val="000000" w:themeColor="text1"/>
          <w:sz w:val="22"/>
          <w:szCs w:val="22"/>
          <w:shd w:val="clear" w:color="auto" w:fill="FFFFFF"/>
        </w:rPr>
        <w:t xml:space="preserve"> </w:t>
      </w:r>
    </w:p>
    <w:p w14:paraId="0E114E3E" w14:textId="77777777" w:rsidR="00B74A1D" w:rsidRPr="00B74A1D" w:rsidRDefault="00B74A1D" w:rsidP="00B74A1D">
      <w:pPr>
        <w:pStyle w:val="ListParagraph"/>
        <w:numPr>
          <w:ilvl w:val="0"/>
          <w:numId w:val="3"/>
        </w:numPr>
        <w:spacing w:after="0"/>
        <w:rPr>
          <w:rFonts w:ascii="Segoe UI" w:hAnsi="Segoe UI" w:cs="Segoe UI"/>
          <w:color w:val="000000" w:themeColor="text1"/>
          <w:sz w:val="22"/>
          <w:szCs w:val="22"/>
          <w:shd w:val="clear" w:color="auto" w:fill="FFFFFF"/>
        </w:rPr>
      </w:pPr>
      <w:r w:rsidRPr="00B74A1D">
        <w:rPr>
          <w:rFonts w:ascii="Segoe UI" w:hAnsi="Segoe UI" w:cs="Segoe UI"/>
          <w:color w:val="000000" w:themeColor="text1"/>
          <w:sz w:val="22"/>
          <w:szCs w:val="22"/>
          <w:shd w:val="clear" w:color="auto" w:fill="FFFFFF"/>
        </w:rPr>
        <w:t>Azure reserves 5 IP addresses within each subnet. These are x.x.x.0-x.x.x.3 and the last address of the subnet. x.x.x.1-x.x.x.3 is reserved in each subnet for Azure services.</w:t>
      </w:r>
    </w:p>
    <w:p w14:paraId="38916531" w14:textId="77777777" w:rsidR="00B74A1D" w:rsidRPr="00B74A1D" w:rsidRDefault="00B74A1D" w:rsidP="00B74A1D">
      <w:pPr>
        <w:pStyle w:val="ListParagraph"/>
        <w:numPr>
          <w:ilvl w:val="0"/>
          <w:numId w:val="3"/>
        </w:numPr>
        <w:spacing w:after="0"/>
        <w:rPr>
          <w:rFonts w:ascii="Segoe UI" w:hAnsi="Segoe UI" w:cs="Segoe UI"/>
          <w:color w:val="00B050"/>
          <w:sz w:val="22"/>
          <w:szCs w:val="22"/>
          <w:shd w:val="clear" w:color="auto" w:fill="FFFFFF"/>
        </w:rPr>
      </w:pPr>
      <w:r w:rsidRPr="00B74A1D">
        <w:rPr>
          <w:rFonts w:ascii="Segoe UI" w:hAnsi="Segoe UI" w:cs="Segoe UI"/>
          <w:color w:val="00B050"/>
          <w:sz w:val="22"/>
          <w:szCs w:val="22"/>
          <w:shd w:val="clear" w:color="auto" w:fill="FFFFFF"/>
        </w:rPr>
        <w:t>x.x.x.0: Network address</w:t>
      </w:r>
    </w:p>
    <w:p w14:paraId="3CE3DDFF" w14:textId="77777777" w:rsidR="00B74A1D" w:rsidRPr="00B74A1D" w:rsidRDefault="00B74A1D" w:rsidP="00B74A1D">
      <w:pPr>
        <w:pStyle w:val="ListParagraph"/>
        <w:numPr>
          <w:ilvl w:val="0"/>
          <w:numId w:val="3"/>
        </w:numPr>
        <w:spacing w:after="0"/>
        <w:rPr>
          <w:rFonts w:ascii="Segoe UI" w:hAnsi="Segoe UI" w:cs="Segoe UI"/>
          <w:color w:val="00B050"/>
          <w:sz w:val="22"/>
          <w:szCs w:val="22"/>
          <w:shd w:val="clear" w:color="auto" w:fill="FFFFFF"/>
        </w:rPr>
      </w:pPr>
      <w:r w:rsidRPr="00B74A1D">
        <w:rPr>
          <w:rFonts w:ascii="Segoe UI" w:hAnsi="Segoe UI" w:cs="Segoe UI"/>
          <w:color w:val="00B050"/>
          <w:sz w:val="22"/>
          <w:szCs w:val="22"/>
          <w:shd w:val="clear" w:color="auto" w:fill="FFFFFF"/>
        </w:rPr>
        <w:t>x.x.x.1: Reserved by Azure for the default gateway</w:t>
      </w:r>
    </w:p>
    <w:p w14:paraId="0CC84746" w14:textId="77777777" w:rsidR="00B74A1D" w:rsidRPr="00B74A1D" w:rsidRDefault="00B74A1D" w:rsidP="00B74A1D">
      <w:pPr>
        <w:pStyle w:val="ListParagraph"/>
        <w:numPr>
          <w:ilvl w:val="0"/>
          <w:numId w:val="3"/>
        </w:numPr>
        <w:spacing w:after="0"/>
        <w:rPr>
          <w:rFonts w:ascii="Segoe UI" w:hAnsi="Segoe UI" w:cs="Segoe UI"/>
          <w:color w:val="00B050"/>
          <w:sz w:val="22"/>
          <w:szCs w:val="22"/>
          <w:shd w:val="clear" w:color="auto" w:fill="FFFFFF"/>
        </w:rPr>
      </w:pPr>
      <w:r w:rsidRPr="00B74A1D">
        <w:rPr>
          <w:rFonts w:ascii="Segoe UI" w:hAnsi="Segoe UI" w:cs="Segoe UI"/>
          <w:color w:val="00B050"/>
          <w:sz w:val="22"/>
          <w:szCs w:val="22"/>
          <w:shd w:val="clear" w:color="auto" w:fill="FFFFFF"/>
        </w:rPr>
        <w:t>x.x.x.2, x.x.x.3: Reserved by Azure to map the Azure DNS IPs to the VNet space</w:t>
      </w:r>
    </w:p>
    <w:p w14:paraId="104D7F3A" w14:textId="03B25196" w:rsidR="00B74A1D" w:rsidRDefault="00B74A1D" w:rsidP="00B74A1D">
      <w:pPr>
        <w:pStyle w:val="ListParagraph"/>
        <w:numPr>
          <w:ilvl w:val="0"/>
          <w:numId w:val="3"/>
        </w:numPr>
        <w:spacing w:after="0"/>
        <w:rPr>
          <w:rFonts w:ascii="Segoe UI" w:hAnsi="Segoe UI" w:cs="Segoe UI"/>
          <w:color w:val="00B050"/>
          <w:sz w:val="22"/>
          <w:szCs w:val="22"/>
          <w:shd w:val="clear" w:color="auto" w:fill="FFFFFF"/>
        </w:rPr>
      </w:pPr>
      <w:r w:rsidRPr="00B74A1D">
        <w:rPr>
          <w:rFonts w:ascii="Segoe UI" w:hAnsi="Segoe UI" w:cs="Segoe UI"/>
          <w:color w:val="00B050"/>
          <w:sz w:val="22"/>
          <w:szCs w:val="22"/>
          <w:shd w:val="clear" w:color="auto" w:fill="FFFFFF"/>
        </w:rPr>
        <w:t>x.x.x.255: Network broadcast address</w:t>
      </w:r>
    </w:p>
    <w:p w14:paraId="6AF0A29C" w14:textId="77777777" w:rsidR="007B5249" w:rsidRPr="00B74A1D" w:rsidRDefault="007B5249" w:rsidP="007B5249">
      <w:pPr>
        <w:pStyle w:val="ListParagraph"/>
        <w:spacing w:after="0"/>
        <w:rPr>
          <w:rFonts w:ascii="Segoe UI" w:hAnsi="Segoe UI" w:cs="Segoe UI"/>
          <w:color w:val="00B050"/>
          <w:sz w:val="22"/>
          <w:szCs w:val="22"/>
          <w:shd w:val="clear" w:color="auto" w:fill="FFFFFF"/>
        </w:rPr>
      </w:pPr>
    </w:p>
    <w:p w14:paraId="0A8398A3" w14:textId="2BFC9C7F" w:rsidR="001C1368" w:rsidRPr="00467E93" w:rsidRDefault="001C1368" w:rsidP="001C1368">
      <w:pPr>
        <w:pStyle w:val="Heading3"/>
        <w:rPr>
          <w:rFonts w:cs="Segoe UI"/>
          <w:b w:val="0"/>
          <w:sz w:val="22"/>
          <w:szCs w:val="22"/>
          <w:shd w:val="clear" w:color="auto" w:fill="FFFFFF"/>
        </w:rPr>
      </w:pPr>
      <w:bookmarkStart w:id="10" w:name="_Toc8945429"/>
      <w:r w:rsidRPr="00467E93">
        <w:rPr>
          <w:rFonts w:cs="Segoe UI"/>
          <w:b w:val="0"/>
          <w:sz w:val="22"/>
          <w:szCs w:val="22"/>
          <w:shd w:val="clear" w:color="auto" w:fill="FFFFFF"/>
        </w:rPr>
        <w:t>CIDR</w:t>
      </w:r>
      <w:bookmarkEnd w:id="10"/>
    </w:p>
    <w:p w14:paraId="0A5A62A8" w14:textId="77777777" w:rsidR="004441B4" w:rsidRPr="00467E93" w:rsidRDefault="004441B4" w:rsidP="000003DC">
      <w:pPr>
        <w:pStyle w:val="ListParagraph"/>
        <w:numPr>
          <w:ilvl w:val="0"/>
          <w:numId w:val="10"/>
        </w:numPr>
        <w:rPr>
          <w:rFonts w:ascii="Segoe UI" w:hAnsi="Segoe UI" w:cs="Segoe UI"/>
          <w:sz w:val="22"/>
          <w:szCs w:val="22"/>
          <w:shd w:val="clear" w:color="auto" w:fill="FFFFFF"/>
        </w:rPr>
      </w:pPr>
      <w:r w:rsidRPr="00467E93">
        <w:rPr>
          <w:rFonts w:ascii="Segoe UI" w:hAnsi="Segoe UI" w:cs="Segoe UI"/>
          <w:sz w:val="22"/>
          <w:szCs w:val="22"/>
          <w:shd w:val="clear" w:color="auto" w:fill="FFFFFF"/>
        </w:rPr>
        <w:t xml:space="preserve">Class less Inter – Domain Routing </w:t>
      </w:r>
    </w:p>
    <w:p w14:paraId="6524B6FC" w14:textId="387562C1" w:rsidR="00D76E6B" w:rsidRPr="00467E93" w:rsidRDefault="00D76E6B" w:rsidP="000003DC">
      <w:pPr>
        <w:pStyle w:val="ListParagraph"/>
        <w:numPr>
          <w:ilvl w:val="0"/>
          <w:numId w:val="10"/>
        </w:numPr>
        <w:rPr>
          <w:rFonts w:ascii="Segoe UI" w:hAnsi="Segoe UI" w:cs="Segoe UI"/>
          <w:sz w:val="22"/>
          <w:szCs w:val="22"/>
          <w:shd w:val="clear" w:color="auto" w:fill="FFFFFF"/>
        </w:rPr>
      </w:pPr>
      <w:r w:rsidRPr="00467E93">
        <w:rPr>
          <w:rFonts w:ascii="Segoe UI" w:hAnsi="Segoe UI" w:cs="Segoe UI"/>
          <w:sz w:val="22"/>
          <w:szCs w:val="22"/>
          <w:shd w:val="clear" w:color="auto" w:fill="FFFFFF"/>
        </w:rPr>
        <w:t>CIDR way to represent network IP block. The length of the network prefix in IPv4 CIDR is specified as part of the IP address.</w:t>
      </w:r>
    </w:p>
    <w:p w14:paraId="2B02C97F" w14:textId="48876C1F" w:rsidR="004441B4" w:rsidRPr="00467E93" w:rsidRDefault="00D76E6B" w:rsidP="000003DC">
      <w:pPr>
        <w:pStyle w:val="ListParagraph"/>
        <w:numPr>
          <w:ilvl w:val="0"/>
          <w:numId w:val="10"/>
        </w:numPr>
        <w:rPr>
          <w:rFonts w:ascii="Segoe UI" w:hAnsi="Segoe UI" w:cs="Segoe UI"/>
          <w:sz w:val="22"/>
          <w:szCs w:val="22"/>
          <w:shd w:val="clear" w:color="auto" w:fill="FFFFFF"/>
        </w:rPr>
      </w:pPr>
      <w:r w:rsidRPr="00467E93">
        <w:rPr>
          <w:rFonts w:ascii="Segoe UI" w:hAnsi="Segoe UI" w:cs="Segoe UI"/>
          <w:sz w:val="22"/>
          <w:szCs w:val="22"/>
          <w:shd w:val="clear" w:color="auto" w:fill="FFFFFF"/>
        </w:rPr>
        <w:lastRenderedPageBreak/>
        <w:t xml:space="preserve">For </w:t>
      </w:r>
      <w:r w:rsidR="00C64476" w:rsidRPr="00467E93">
        <w:rPr>
          <w:rFonts w:ascii="Segoe UI" w:hAnsi="Segoe UI" w:cs="Segoe UI"/>
          <w:sz w:val="22"/>
          <w:szCs w:val="22"/>
          <w:shd w:val="clear" w:color="auto" w:fill="FFFFFF"/>
        </w:rPr>
        <w:t xml:space="preserve">example: 192.30.250.0/24 the 192.30.250.0 is the network address it self and the “24” says that the first 24 bit are the network part of the address. Leaving the last 8 bit for specific host address </w:t>
      </w:r>
    </w:p>
    <w:p w14:paraId="16A68980" w14:textId="77777777" w:rsidR="004441B4" w:rsidRPr="00467E93" w:rsidRDefault="004441B4" w:rsidP="000003DC">
      <w:pPr>
        <w:pStyle w:val="ListParagraph"/>
        <w:numPr>
          <w:ilvl w:val="0"/>
          <w:numId w:val="10"/>
        </w:numPr>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CIDR notation is a compact representation of an IP address and its associated routing prefix.</w:t>
      </w:r>
    </w:p>
    <w:p w14:paraId="358F9EC4" w14:textId="76CE69F5" w:rsidR="00E15FAD" w:rsidRPr="00467E93" w:rsidRDefault="004441B4" w:rsidP="000003DC">
      <w:pPr>
        <w:pStyle w:val="ListParagraph"/>
        <w:numPr>
          <w:ilvl w:val="0"/>
          <w:numId w:val="10"/>
        </w:numPr>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 xml:space="preserve">The notation is constructed from an IP address, a slash (“/”) character and a decimal number. The number is the count of leading 1 bit in the routing mask traditionally called the network mask </w:t>
      </w:r>
    </w:p>
    <w:p w14:paraId="67C3D4CA" w14:textId="1403477B" w:rsidR="002D1AC8" w:rsidRPr="00467E93" w:rsidRDefault="002D1AC8" w:rsidP="000003DC">
      <w:pPr>
        <w:pStyle w:val="ListParagraph"/>
        <w:numPr>
          <w:ilvl w:val="0"/>
          <w:numId w:val="10"/>
        </w:numPr>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Used in virtual network configuration combing the IP address and it associate network mask</w:t>
      </w:r>
    </w:p>
    <w:p w14:paraId="5CD9E84A" w14:textId="094D4F84" w:rsidR="002D1AC8" w:rsidRPr="00467E93" w:rsidRDefault="002D1AC8" w:rsidP="000003DC">
      <w:pPr>
        <w:pStyle w:val="ListParagraph"/>
        <w:numPr>
          <w:ilvl w:val="0"/>
          <w:numId w:val="10"/>
        </w:numPr>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XXX.XXX.XXX.XXX/N</w:t>
      </w:r>
    </w:p>
    <w:p w14:paraId="75F040DC" w14:textId="486611C1" w:rsidR="002D1AC8" w:rsidRPr="00467E93" w:rsidRDefault="002D1AC8" w:rsidP="000003DC">
      <w:pPr>
        <w:pStyle w:val="ListParagraph"/>
        <w:numPr>
          <w:ilvl w:val="0"/>
          <w:numId w:val="10"/>
        </w:numPr>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 xml:space="preserve">XXX.XXX.XX.XXX/ IP address </w:t>
      </w:r>
    </w:p>
    <w:p w14:paraId="097335C7" w14:textId="4CBBFB10" w:rsidR="00951EDC" w:rsidRPr="00467E93" w:rsidRDefault="006A64E1" w:rsidP="000003DC">
      <w:pPr>
        <w:pStyle w:val="ListParagraph"/>
        <w:numPr>
          <w:ilvl w:val="0"/>
          <w:numId w:val="10"/>
        </w:numPr>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 xml:space="preserve">N is the number of bits used for subnet mask </w:t>
      </w:r>
      <w:r w:rsidR="00951EDC" w:rsidRPr="00467E93">
        <w:rPr>
          <w:rFonts w:ascii="Segoe UI" w:hAnsi="Segoe UI" w:cs="Segoe UI"/>
          <w:color w:val="000000" w:themeColor="text1"/>
          <w:sz w:val="22"/>
          <w:szCs w:val="22"/>
          <w:shd w:val="clear" w:color="auto" w:fill="FFFFFF"/>
        </w:rPr>
        <w:t>E.g.</w:t>
      </w:r>
      <w:r w:rsidRPr="00467E93">
        <w:rPr>
          <w:rFonts w:ascii="Segoe UI" w:hAnsi="Segoe UI" w:cs="Segoe UI"/>
          <w:color w:val="000000" w:themeColor="text1"/>
          <w:sz w:val="22"/>
          <w:szCs w:val="22"/>
          <w:shd w:val="clear" w:color="auto" w:fill="FFFFFF"/>
        </w:rPr>
        <w:t xml:space="preserve"> 24 would equal to 255.255.</w:t>
      </w:r>
      <w:r w:rsidR="00951EDC" w:rsidRPr="00467E93">
        <w:rPr>
          <w:rFonts w:ascii="Segoe UI" w:hAnsi="Segoe UI" w:cs="Segoe UI"/>
          <w:color w:val="000000" w:themeColor="text1"/>
          <w:sz w:val="22"/>
          <w:szCs w:val="22"/>
          <w:shd w:val="clear" w:color="auto" w:fill="FFFFFF"/>
        </w:rPr>
        <w:t>255.0</w:t>
      </w:r>
    </w:p>
    <w:p w14:paraId="0EC3EF0F" w14:textId="0E09ECC6" w:rsidR="002D1AC8" w:rsidRPr="00467E93" w:rsidRDefault="00951EDC" w:rsidP="00951EDC">
      <w:pPr>
        <w:pStyle w:val="ListParagraph"/>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10.2.1.0/24 equates to IP range 10.2.10 to 10.2.1.255</w:t>
      </w:r>
      <w:r w:rsidR="006A64E1" w:rsidRPr="00467E93">
        <w:rPr>
          <w:rFonts w:ascii="Segoe UI" w:hAnsi="Segoe UI" w:cs="Segoe UI"/>
          <w:color w:val="000000" w:themeColor="text1"/>
          <w:sz w:val="22"/>
          <w:szCs w:val="22"/>
          <w:shd w:val="clear" w:color="auto" w:fill="FFFFFF"/>
        </w:rPr>
        <w:t xml:space="preserve">  </w:t>
      </w:r>
    </w:p>
    <w:p w14:paraId="1F8DFD71" w14:textId="77777777" w:rsidR="001C1368" w:rsidRPr="00467E93" w:rsidRDefault="001C1368" w:rsidP="00951EDC">
      <w:pPr>
        <w:pStyle w:val="ListParagraph"/>
        <w:spacing w:after="0"/>
        <w:rPr>
          <w:rFonts w:ascii="Segoe UI" w:hAnsi="Segoe UI" w:cs="Segoe UI"/>
          <w:color w:val="000000" w:themeColor="text1"/>
          <w:sz w:val="22"/>
          <w:szCs w:val="22"/>
          <w:shd w:val="clear" w:color="auto" w:fill="FFFFFF"/>
        </w:rPr>
      </w:pPr>
    </w:p>
    <w:p w14:paraId="0FDBD3E2" w14:textId="7EE9FB68" w:rsidR="003E23AE" w:rsidRPr="00467E93" w:rsidRDefault="001C1368" w:rsidP="003E23AE">
      <w:pPr>
        <w:pStyle w:val="NormalWeb"/>
        <w:spacing w:before="0" w:beforeAutospacing="0" w:after="0" w:afterAutospacing="0"/>
        <w:rPr>
          <w:rFonts w:ascii="Segoe UI" w:hAnsi="Segoe UI" w:cs="Segoe UI"/>
          <w:color w:val="0070C0"/>
          <w:sz w:val="22"/>
          <w:szCs w:val="22"/>
          <w:u w:val="single"/>
        </w:rPr>
      </w:pPr>
      <w:r w:rsidRPr="00467E93">
        <w:rPr>
          <w:rFonts w:ascii="Segoe UI" w:hAnsi="Segoe UI" w:cs="Segoe UI"/>
          <w:color w:val="0070C0"/>
          <w:sz w:val="22"/>
          <w:szCs w:val="22"/>
          <w:u w:val="single"/>
        </w:rPr>
        <w:t>Ingress Egress</w:t>
      </w:r>
    </w:p>
    <w:p w14:paraId="7F5C4B15" w14:textId="77777777" w:rsidR="003E23AE" w:rsidRPr="00467E93" w:rsidRDefault="003E23AE" w:rsidP="000003DC">
      <w:pPr>
        <w:pStyle w:val="NormalWeb"/>
        <w:numPr>
          <w:ilvl w:val="0"/>
          <w:numId w:val="2"/>
        </w:numPr>
        <w:spacing w:before="0" w:beforeAutospacing="0" w:after="0" w:afterAutospacing="0"/>
        <w:rPr>
          <w:rFonts w:ascii="Segoe UI" w:hAnsi="Segoe UI" w:cs="Segoe UI"/>
          <w:color w:val="000000"/>
          <w:sz w:val="22"/>
          <w:szCs w:val="22"/>
        </w:rPr>
      </w:pPr>
      <w:r w:rsidRPr="00467E93">
        <w:rPr>
          <w:rFonts w:ascii="Segoe UI" w:hAnsi="Segoe UI" w:cs="Segoe UI"/>
          <w:color w:val="000000"/>
          <w:sz w:val="22"/>
          <w:szCs w:val="22"/>
        </w:rPr>
        <w:t xml:space="preserve">Data in bound to Azure </w:t>
      </w:r>
    </w:p>
    <w:p w14:paraId="12B9577F" w14:textId="77777777" w:rsidR="003E23AE" w:rsidRPr="00467E93" w:rsidRDefault="003E23AE" w:rsidP="000003DC">
      <w:pPr>
        <w:pStyle w:val="NormalWeb"/>
        <w:numPr>
          <w:ilvl w:val="0"/>
          <w:numId w:val="2"/>
        </w:numPr>
        <w:spacing w:before="0" w:beforeAutospacing="0" w:after="0" w:afterAutospacing="0"/>
        <w:rPr>
          <w:rFonts w:ascii="Segoe UI" w:hAnsi="Segoe UI" w:cs="Segoe UI"/>
          <w:color w:val="000000"/>
          <w:sz w:val="22"/>
          <w:szCs w:val="22"/>
        </w:rPr>
      </w:pPr>
      <w:r w:rsidRPr="00467E93">
        <w:rPr>
          <w:rFonts w:ascii="Segoe UI" w:hAnsi="Segoe UI" w:cs="Segoe UI"/>
          <w:color w:val="000000"/>
          <w:sz w:val="22"/>
          <w:szCs w:val="22"/>
        </w:rPr>
        <w:t xml:space="preserve">There is no charge for ingress </w:t>
      </w:r>
    </w:p>
    <w:p w14:paraId="6B5E6825" w14:textId="584B10D0" w:rsidR="003E23AE" w:rsidRPr="00467E93" w:rsidRDefault="001C1368" w:rsidP="003E23AE">
      <w:pPr>
        <w:pStyle w:val="NormalWeb"/>
        <w:spacing w:before="0" w:beforeAutospacing="0" w:after="0" w:afterAutospacing="0"/>
        <w:rPr>
          <w:rFonts w:ascii="Segoe UI" w:hAnsi="Segoe UI" w:cs="Segoe UI"/>
          <w:color w:val="0070C0"/>
          <w:sz w:val="22"/>
          <w:szCs w:val="22"/>
          <w:u w:val="single"/>
        </w:rPr>
      </w:pPr>
      <w:r w:rsidRPr="00467E93">
        <w:rPr>
          <w:rFonts w:ascii="Segoe UI" w:hAnsi="Segoe UI" w:cs="Segoe UI"/>
          <w:color w:val="0070C0"/>
          <w:sz w:val="22"/>
          <w:szCs w:val="22"/>
          <w:u w:val="single"/>
        </w:rPr>
        <w:t>Egress</w:t>
      </w:r>
    </w:p>
    <w:p w14:paraId="5F15B061" w14:textId="62C107A9" w:rsidR="002D1AC8" w:rsidRPr="00467E93" w:rsidRDefault="003E23AE" w:rsidP="000003DC">
      <w:pPr>
        <w:pStyle w:val="NormalWeb"/>
        <w:numPr>
          <w:ilvl w:val="0"/>
          <w:numId w:val="11"/>
        </w:numPr>
        <w:spacing w:before="0" w:beforeAutospacing="0" w:after="0" w:afterAutospacing="0"/>
        <w:rPr>
          <w:rFonts w:ascii="Segoe UI" w:hAnsi="Segoe UI" w:cs="Segoe UI"/>
          <w:color w:val="000000" w:themeColor="text1"/>
          <w:sz w:val="22"/>
          <w:szCs w:val="22"/>
          <w:shd w:val="clear" w:color="auto" w:fill="FFFFFF"/>
        </w:rPr>
      </w:pPr>
      <w:r w:rsidRPr="00467E93">
        <w:rPr>
          <w:rFonts w:ascii="Segoe UI" w:hAnsi="Segoe UI" w:cs="Segoe UI"/>
          <w:sz w:val="22"/>
          <w:szCs w:val="22"/>
        </w:rPr>
        <w:t>Data outbound from Azure, there are charge for egress (unless using an unmetered express route connection) from azure datacenter.</w:t>
      </w:r>
    </w:p>
    <w:p w14:paraId="02359AB7" w14:textId="77777777" w:rsidR="002D1AC8" w:rsidRPr="00467E93" w:rsidRDefault="002D1AC8" w:rsidP="008D737C">
      <w:pPr>
        <w:spacing w:after="0"/>
        <w:rPr>
          <w:rFonts w:ascii="Segoe UI" w:hAnsi="Segoe UI" w:cs="Segoe UI"/>
          <w:color w:val="000000" w:themeColor="text1"/>
          <w:sz w:val="22"/>
          <w:szCs w:val="22"/>
          <w:shd w:val="clear" w:color="auto" w:fill="FFFFFF"/>
        </w:rPr>
      </w:pPr>
    </w:p>
    <w:p w14:paraId="634B29E0" w14:textId="6EC8384F" w:rsidR="008D737C" w:rsidRPr="00467E93" w:rsidRDefault="001C1368" w:rsidP="008D737C">
      <w:pPr>
        <w:spacing w:after="0"/>
        <w:rPr>
          <w:rFonts w:ascii="Segoe UI" w:hAnsi="Segoe UI" w:cs="Segoe UI"/>
          <w:color w:val="0070C0"/>
          <w:sz w:val="22"/>
          <w:szCs w:val="22"/>
          <w:u w:val="single"/>
          <w:shd w:val="clear" w:color="auto" w:fill="FFFFFF"/>
        </w:rPr>
      </w:pPr>
      <w:r w:rsidRPr="00467E93">
        <w:rPr>
          <w:rFonts w:ascii="Segoe UI" w:hAnsi="Segoe UI" w:cs="Segoe UI"/>
          <w:color w:val="0070C0"/>
          <w:sz w:val="22"/>
          <w:szCs w:val="22"/>
          <w:u w:val="single"/>
          <w:shd w:val="clear" w:color="auto" w:fill="FFFFFF"/>
        </w:rPr>
        <w:t>Network Interface Card (NIC</w:t>
      </w:r>
      <w:r w:rsidR="008D737C" w:rsidRPr="00467E93">
        <w:rPr>
          <w:rFonts w:ascii="Segoe UI" w:hAnsi="Segoe UI" w:cs="Segoe UI"/>
          <w:color w:val="0070C0"/>
          <w:sz w:val="22"/>
          <w:szCs w:val="22"/>
          <w:u w:val="single"/>
          <w:shd w:val="clear" w:color="auto" w:fill="FFFFFF"/>
        </w:rPr>
        <w:t xml:space="preserve">) </w:t>
      </w:r>
    </w:p>
    <w:p w14:paraId="4D7E370E" w14:textId="7132223F" w:rsidR="008D737C" w:rsidRPr="00467E93" w:rsidRDefault="008D737C" w:rsidP="008D737C">
      <w:pPr>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VMs communicate with other VMs and other resources on the network by using virtual network interface card (NIC) virtual NICs configure VMs with Private IP address optional Public IP Address VM can have more than NIC for different network configuration</w:t>
      </w:r>
      <w:r w:rsidR="00C648B2" w:rsidRPr="00467E93">
        <w:rPr>
          <w:rFonts w:ascii="Segoe UI" w:hAnsi="Segoe UI" w:cs="Segoe UI"/>
          <w:color w:val="000000" w:themeColor="text1"/>
          <w:sz w:val="22"/>
          <w:szCs w:val="22"/>
          <w:shd w:val="clear" w:color="auto" w:fill="FFFFFF"/>
        </w:rPr>
        <w:t>.</w:t>
      </w:r>
      <w:r w:rsidRPr="00467E93">
        <w:rPr>
          <w:rFonts w:ascii="Segoe UI" w:hAnsi="Segoe UI" w:cs="Segoe UI"/>
          <w:color w:val="000000" w:themeColor="text1"/>
          <w:sz w:val="22"/>
          <w:szCs w:val="22"/>
          <w:shd w:val="clear" w:color="auto" w:fill="FFFFFF"/>
        </w:rPr>
        <w:t xml:space="preserve"> </w:t>
      </w:r>
    </w:p>
    <w:p w14:paraId="06CA54F7" w14:textId="77777777" w:rsidR="009B3A29" w:rsidRPr="00467E93" w:rsidRDefault="009B3A29" w:rsidP="008D737C">
      <w:pPr>
        <w:spacing w:after="0"/>
        <w:rPr>
          <w:rFonts w:ascii="Segoe UI" w:hAnsi="Segoe UI" w:cs="Segoe UI"/>
          <w:b/>
          <w:color w:val="000000" w:themeColor="text1"/>
          <w:sz w:val="22"/>
          <w:szCs w:val="22"/>
          <w:shd w:val="clear" w:color="auto" w:fill="FFFFFF"/>
        </w:rPr>
      </w:pPr>
    </w:p>
    <w:p w14:paraId="5753A791" w14:textId="02073E24" w:rsidR="0038782A" w:rsidRPr="00F70DD1" w:rsidRDefault="00A058F1" w:rsidP="00B44F2B">
      <w:pPr>
        <w:pStyle w:val="Heading3"/>
        <w:rPr>
          <w:rFonts w:cs="Segoe UI"/>
          <w:bCs/>
          <w:sz w:val="22"/>
          <w:szCs w:val="22"/>
        </w:rPr>
      </w:pPr>
      <w:bookmarkStart w:id="11" w:name="_Toc8945430"/>
      <w:r w:rsidRPr="00F70DD1">
        <w:rPr>
          <w:rFonts w:cs="Segoe UI"/>
          <w:bCs/>
          <w:sz w:val="22"/>
          <w:szCs w:val="22"/>
        </w:rPr>
        <w:t>Azure DNS</w:t>
      </w:r>
      <w:bookmarkEnd w:id="11"/>
    </w:p>
    <w:p w14:paraId="2C4F3939" w14:textId="0FD64915" w:rsidR="001B3BDC" w:rsidRPr="00467E93" w:rsidRDefault="001B3BDC" w:rsidP="00A16A36">
      <w:pPr>
        <w:pStyle w:val="NormalWeb"/>
        <w:numPr>
          <w:ilvl w:val="0"/>
          <w:numId w:val="86"/>
        </w:numPr>
        <w:spacing w:before="0" w:beforeAutospacing="0" w:after="0" w:afterAutospacing="0"/>
        <w:rPr>
          <w:rFonts w:ascii="Segoe UI" w:hAnsi="Segoe UI" w:cs="Segoe UI"/>
          <w:color w:val="000000"/>
          <w:sz w:val="22"/>
          <w:szCs w:val="22"/>
          <w:shd w:val="clear" w:color="auto" w:fill="FFFFFF"/>
        </w:rPr>
      </w:pPr>
      <w:r w:rsidRPr="00467E93">
        <w:rPr>
          <w:rFonts w:ascii="Segoe UI" w:hAnsi="Segoe UI" w:cs="Segoe UI"/>
          <w:color w:val="000000"/>
          <w:sz w:val="22"/>
          <w:szCs w:val="22"/>
          <w:shd w:val="clear" w:color="auto" w:fill="FFFFFF"/>
        </w:rPr>
        <w:t>Azure DNS is a hosting service for DNS domains that provides name resolution by using Microsoft Azure infrastructure</w:t>
      </w:r>
    </w:p>
    <w:p w14:paraId="6B4D3572" w14:textId="20510FF2" w:rsidR="001B3BDC" w:rsidRPr="00467E93" w:rsidRDefault="001B3BDC" w:rsidP="00A16A36">
      <w:pPr>
        <w:pStyle w:val="NormalWeb"/>
        <w:numPr>
          <w:ilvl w:val="0"/>
          <w:numId w:val="86"/>
        </w:numPr>
        <w:spacing w:before="0" w:beforeAutospacing="0" w:after="0" w:afterAutospacing="0"/>
        <w:rPr>
          <w:rFonts w:ascii="Segoe UI" w:hAnsi="Segoe UI" w:cs="Segoe UI"/>
          <w:sz w:val="22"/>
          <w:szCs w:val="22"/>
        </w:rPr>
      </w:pPr>
      <w:r w:rsidRPr="00467E93">
        <w:rPr>
          <w:rFonts w:ascii="Segoe UI" w:hAnsi="Segoe UI" w:cs="Segoe UI"/>
          <w:color w:val="000000"/>
          <w:sz w:val="22"/>
          <w:szCs w:val="22"/>
          <w:shd w:val="clear" w:color="auto" w:fill="FFFFFF"/>
        </w:rPr>
        <w:t>By hosting your domains in Azure, you can manage your DNS records by using the same credentials, APIs, tools, and billing as your other Azure services.</w:t>
      </w:r>
    </w:p>
    <w:p w14:paraId="21902978" w14:textId="60DD8237" w:rsidR="00C9554D" w:rsidRPr="00467E93" w:rsidRDefault="00C9554D" w:rsidP="00A16A36">
      <w:pPr>
        <w:pStyle w:val="NormalWeb"/>
        <w:numPr>
          <w:ilvl w:val="0"/>
          <w:numId w:val="86"/>
        </w:numPr>
        <w:spacing w:before="0" w:beforeAutospacing="0" w:after="0" w:afterAutospacing="0"/>
        <w:rPr>
          <w:rFonts w:ascii="Segoe UI" w:hAnsi="Segoe UI" w:cs="Segoe UI"/>
          <w:sz w:val="22"/>
          <w:szCs w:val="22"/>
        </w:rPr>
      </w:pPr>
      <w:r w:rsidRPr="00467E93">
        <w:rPr>
          <w:rFonts w:ascii="Segoe UI" w:hAnsi="Segoe UI" w:cs="Segoe UI"/>
          <w:sz w:val="22"/>
          <w:szCs w:val="22"/>
        </w:rPr>
        <w:t>Utilize the Microsoft global service footprint providing highly available services</w:t>
      </w:r>
    </w:p>
    <w:p w14:paraId="4DE1C288" w14:textId="2CD966E0" w:rsidR="00C9554D" w:rsidRPr="00467E93" w:rsidRDefault="00C9554D" w:rsidP="00A16A36">
      <w:pPr>
        <w:pStyle w:val="NormalWeb"/>
        <w:numPr>
          <w:ilvl w:val="0"/>
          <w:numId w:val="86"/>
        </w:numPr>
        <w:spacing w:before="0" w:beforeAutospacing="0" w:after="0" w:afterAutospacing="0"/>
        <w:rPr>
          <w:rFonts w:ascii="Segoe UI" w:hAnsi="Segoe UI" w:cs="Segoe UI"/>
          <w:sz w:val="22"/>
          <w:szCs w:val="22"/>
        </w:rPr>
      </w:pPr>
      <w:r w:rsidRPr="00467E93">
        <w:rPr>
          <w:rFonts w:ascii="Segoe UI" w:hAnsi="Segoe UI" w:cs="Segoe UI"/>
          <w:sz w:val="22"/>
          <w:szCs w:val="22"/>
        </w:rPr>
        <w:t>Common records such as A, AAAA, CNAME, MX, NS, PTR, SOA, SRV and TXT supported.</w:t>
      </w:r>
    </w:p>
    <w:p w14:paraId="58E0B18D" w14:textId="2B4C729F" w:rsidR="00C9554D" w:rsidRPr="00467E93" w:rsidRDefault="001B3BDC" w:rsidP="00A16A36">
      <w:pPr>
        <w:pStyle w:val="NormalWeb"/>
        <w:numPr>
          <w:ilvl w:val="0"/>
          <w:numId w:val="86"/>
        </w:numPr>
        <w:spacing w:before="0" w:beforeAutospacing="0" w:after="0" w:afterAutospacing="0"/>
        <w:rPr>
          <w:rFonts w:ascii="Segoe UI" w:hAnsi="Segoe UI" w:cs="Segoe UI"/>
          <w:sz w:val="22"/>
          <w:szCs w:val="22"/>
        </w:rPr>
      </w:pPr>
      <w:r w:rsidRPr="00467E93">
        <w:rPr>
          <w:rFonts w:ascii="Segoe UI" w:hAnsi="Segoe UI" w:cs="Segoe UI"/>
          <w:sz w:val="22"/>
          <w:szCs w:val="22"/>
        </w:rPr>
        <w:t>Private</w:t>
      </w:r>
      <w:r w:rsidR="00C9554D" w:rsidRPr="00467E93">
        <w:rPr>
          <w:rFonts w:ascii="Segoe UI" w:hAnsi="Segoe UI" w:cs="Segoe UI"/>
          <w:sz w:val="22"/>
          <w:szCs w:val="22"/>
        </w:rPr>
        <w:t xml:space="preserve"> zones enable virtual networks to participate either as</w:t>
      </w:r>
    </w:p>
    <w:p w14:paraId="375D122F" w14:textId="21A0296D" w:rsidR="00C9554D" w:rsidRPr="00467E93" w:rsidRDefault="00C9554D" w:rsidP="00A16A36">
      <w:pPr>
        <w:pStyle w:val="NormalWeb"/>
        <w:numPr>
          <w:ilvl w:val="0"/>
          <w:numId w:val="86"/>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A registration </w:t>
      </w:r>
      <w:r w:rsidR="007A2AB2" w:rsidRPr="00467E93">
        <w:rPr>
          <w:rFonts w:ascii="Segoe UI" w:hAnsi="Segoe UI" w:cs="Segoe UI"/>
          <w:sz w:val="22"/>
          <w:szCs w:val="22"/>
        </w:rPr>
        <w:t>VNet</w:t>
      </w:r>
      <w:r w:rsidRPr="00467E93">
        <w:rPr>
          <w:rFonts w:ascii="Segoe UI" w:hAnsi="Segoe UI" w:cs="Segoe UI"/>
          <w:sz w:val="22"/>
          <w:szCs w:val="22"/>
        </w:rPr>
        <w:t xml:space="preserve"> (one per private zone and publishes records)</w:t>
      </w:r>
    </w:p>
    <w:p w14:paraId="08D11BA4" w14:textId="022A873B" w:rsidR="00C9554D" w:rsidRPr="00467E93" w:rsidRDefault="00C9554D" w:rsidP="00A16A36">
      <w:pPr>
        <w:pStyle w:val="NormalWeb"/>
        <w:numPr>
          <w:ilvl w:val="0"/>
          <w:numId w:val="86"/>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A resolutions </w:t>
      </w:r>
      <w:r w:rsidR="007A2AB2" w:rsidRPr="00467E93">
        <w:rPr>
          <w:rFonts w:ascii="Segoe UI" w:hAnsi="Segoe UI" w:cs="Segoe UI"/>
          <w:sz w:val="22"/>
          <w:szCs w:val="22"/>
        </w:rPr>
        <w:t>VNet</w:t>
      </w:r>
      <w:r w:rsidRPr="00467E93">
        <w:rPr>
          <w:rFonts w:ascii="Segoe UI" w:hAnsi="Segoe UI" w:cs="Segoe UI"/>
          <w:sz w:val="22"/>
          <w:szCs w:val="22"/>
        </w:rPr>
        <w:t xml:space="preserve"> (10 per private zone and resolves records) </w:t>
      </w:r>
    </w:p>
    <w:p w14:paraId="4CB554B3" w14:textId="77777777" w:rsidR="00AE103D" w:rsidRPr="00467E93" w:rsidRDefault="00AE103D" w:rsidP="0038782A">
      <w:pPr>
        <w:pStyle w:val="NormalWeb"/>
        <w:spacing w:before="0" w:beforeAutospacing="0" w:after="0" w:afterAutospacing="0"/>
        <w:rPr>
          <w:rFonts w:ascii="Segoe UI" w:hAnsi="Segoe UI" w:cs="Segoe UI"/>
          <w:sz w:val="22"/>
          <w:szCs w:val="22"/>
        </w:rPr>
      </w:pPr>
    </w:p>
    <w:p w14:paraId="08A96E33" w14:textId="28BF448B" w:rsidR="0038782A" w:rsidRPr="00223D38" w:rsidRDefault="00AE103D" w:rsidP="0038782A">
      <w:pPr>
        <w:pStyle w:val="NormalWeb"/>
        <w:spacing w:before="0" w:beforeAutospacing="0" w:after="0" w:afterAutospacing="0"/>
        <w:rPr>
          <w:rFonts w:ascii="Segoe UI" w:hAnsi="Segoe UI" w:cs="Segoe UI"/>
          <w:b/>
          <w:bCs/>
          <w:sz w:val="22"/>
          <w:szCs w:val="22"/>
        </w:rPr>
      </w:pPr>
      <w:r w:rsidRPr="00223D38">
        <w:rPr>
          <w:rFonts w:ascii="Segoe UI" w:hAnsi="Segoe UI" w:cs="Segoe UI"/>
          <w:b/>
          <w:bCs/>
          <w:sz w:val="22"/>
          <w:szCs w:val="22"/>
        </w:rPr>
        <w:t>DNS and Virtual Network</w:t>
      </w:r>
    </w:p>
    <w:p w14:paraId="130AA67D" w14:textId="77777777" w:rsidR="0038782A" w:rsidRPr="00467E93" w:rsidRDefault="0038782A" w:rsidP="000003DC">
      <w:pPr>
        <w:pStyle w:val="ListParagraph"/>
        <w:numPr>
          <w:ilvl w:val="0"/>
          <w:numId w:val="8"/>
        </w:numPr>
        <w:spacing w:after="0"/>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 xml:space="preserve">DNS configuration is possible with a virtual network and at the VM Nic level </w:t>
      </w:r>
    </w:p>
    <w:p w14:paraId="1AA1B219" w14:textId="77777777" w:rsidR="0038782A" w:rsidRPr="00467E93" w:rsidRDefault="0038782A" w:rsidP="000003DC">
      <w:pPr>
        <w:pStyle w:val="ListParagraph"/>
        <w:numPr>
          <w:ilvl w:val="0"/>
          <w:numId w:val="8"/>
        </w:numPr>
        <w:spacing w:after="0"/>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 xml:space="preserve">The Azure DNS can be used which provided name resolution for all services within the virtual network </w:t>
      </w:r>
    </w:p>
    <w:p w14:paraId="483A34C2" w14:textId="77777777" w:rsidR="0038782A" w:rsidRPr="00467E93" w:rsidRDefault="0038782A" w:rsidP="000003DC">
      <w:pPr>
        <w:pStyle w:val="ListParagraph"/>
        <w:numPr>
          <w:ilvl w:val="0"/>
          <w:numId w:val="8"/>
        </w:numPr>
        <w:spacing w:after="0"/>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lastRenderedPageBreak/>
        <w:t xml:space="preserve">DNS servers can explicitly be configuration such as you Dc’s (we can use our </w:t>
      </w:r>
      <w:proofErr w:type="gramStart"/>
      <w:r w:rsidRPr="00467E93">
        <w:rPr>
          <w:rFonts w:ascii="Segoe UI" w:eastAsia="Times New Roman" w:hAnsi="Segoe UI" w:cs="Segoe UI"/>
          <w:color w:val="000000"/>
          <w:sz w:val="22"/>
          <w:szCs w:val="22"/>
          <w:lang w:val="en-IN" w:eastAsia="en-IN"/>
        </w:rPr>
        <w:t>on premises</w:t>
      </w:r>
      <w:proofErr w:type="gramEnd"/>
      <w:r w:rsidRPr="00467E93">
        <w:rPr>
          <w:rFonts w:ascii="Segoe UI" w:eastAsia="Times New Roman" w:hAnsi="Segoe UI" w:cs="Segoe UI"/>
          <w:color w:val="000000"/>
          <w:sz w:val="22"/>
          <w:szCs w:val="22"/>
          <w:lang w:val="en-IN" w:eastAsia="en-IN"/>
        </w:rPr>
        <w:t xml:space="preserve"> DNS to our Azure Cloud) </w:t>
      </w:r>
    </w:p>
    <w:p w14:paraId="7C06E1D8" w14:textId="77777777" w:rsidR="0038782A" w:rsidRPr="00467E93" w:rsidRDefault="0038782A" w:rsidP="000003DC">
      <w:pPr>
        <w:pStyle w:val="ListParagraph"/>
        <w:numPr>
          <w:ilvl w:val="0"/>
          <w:numId w:val="8"/>
        </w:numPr>
        <w:spacing w:after="0"/>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The DNS configuration is applied to the VMs vis DHCP</w:t>
      </w:r>
    </w:p>
    <w:p w14:paraId="2F1326D6" w14:textId="77777777" w:rsidR="0038782A" w:rsidRPr="00467E93" w:rsidRDefault="0038782A" w:rsidP="000003DC">
      <w:pPr>
        <w:pStyle w:val="ListParagraph"/>
        <w:numPr>
          <w:ilvl w:val="0"/>
          <w:numId w:val="8"/>
        </w:numPr>
        <w:spacing w:after="0"/>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 xml:space="preserve">VMs in Azure almost ALWAYS get their IP configuration via DHCP and never static configuration </w:t>
      </w:r>
    </w:p>
    <w:p w14:paraId="0CC5B3E4" w14:textId="7BB6F260" w:rsidR="0038782A" w:rsidRPr="00467E93" w:rsidRDefault="0038782A" w:rsidP="000003DC">
      <w:pPr>
        <w:pStyle w:val="ListParagraph"/>
        <w:numPr>
          <w:ilvl w:val="0"/>
          <w:numId w:val="8"/>
        </w:numPr>
        <w:spacing w:after="0"/>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VM must be restarted to get the updated DNS configuration.</w:t>
      </w:r>
    </w:p>
    <w:p w14:paraId="347D51A7" w14:textId="050E17E2" w:rsidR="00A55C0F" w:rsidRPr="00467E93" w:rsidRDefault="00A55C0F" w:rsidP="00A55C0F">
      <w:pPr>
        <w:spacing w:after="0"/>
        <w:rPr>
          <w:rFonts w:ascii="Segoe UI" w:eastAsia="Times New Roman" w:hAnsi="Segoe UI" w:cs="Segoe UI"/>
          <w:color w:val="000000"/>
          <w:sz w:val="22"/>
          <w:szCs w:val="22"/>
          <w:lang w:val="en-IN" w:eastAsia="en-IN"/>
        </w:rPr>
      </w:pPr>
    </w:p>
    <w:p w14:paraId="15A7F65F" w14:textId="06488AAA" w:rsidR="00AF0B1C" w:rsidRPr="004A3BAE" w:rsidRDefault="00131AFA" w:rsidP="00566998">
      <w:pPr>
        <w:pStyle w:val="Heading3"/>
        <w:spacing w:before="0"/>
        <w:rPr>
          <w:rFonts w:cs="Segoe UI"/>
          <w:bCs/>
          <w:color w:val="FF0000"/>
          <w:sz w:val="22"/>
          <w:szCs w:val="22"/>
          <w:shd w:val="clear" w:color="auto" w:fill="FFFFFF"/>
        </w:rPr>
      </w:pPr>
      <w:bookmarkStart w:id="12" w:name="_Toc8945431"/>
      <w:bookmarkStart w:id="13" w:name="_Hlk525236807"/>
      <w:r w:rsidRPr="004A3BAE">
        <w:rPr>
          <w:rFonts w:cs="Segoe UI"/>
          <w:bCs/>
          <w:color w:val="FF0000"/>
          <w:sz w:val="22"/>
          <w:szCs w:val="22"/>
          <w:shd w:val="clear" w:color="auto" w:fill="FFFFFF"/>
        </w:rPr>
        <w:t xml:space="preserve">Azure </w:t>
      </w:r>
      <w:r w:rsidR="005F0148" w:rsidRPr="004A3BAE">
        <w:rPr>
          <w:rFonts w:cs="Segoe UI"/>
          <w:bCs/>
          <w:color w:val="FF0000"/>
          <w:sz w:val="22"/>
          <w:szCs w:val="22"/>
          <w:shd w:val="clear" w:color="auto" w:fill="FFFFFF"/>
        </w:rPr>
        <w:t>Virtual</w:t>
      </w:r>
      <w:r w:rsidR="00DB61DD" w:rsidRPr="004A3BAE">
        <w:rPr>
          <w:rFonts w:cs="Segoe UI"/>
          <w:bCs/>
          <w:color w:val="FF0000"/>
          <w:sz w:val="22"/>
          <w:szCs w:val="22"/>
          <w:shd w:val="clear" w:color="auto" w:fill="FFFFFF"/>
        </w:rPr>
        <w:t xml:space="preserve"> </w:t>
      </w:r>
      <w:r w:rsidR="005F0148" w:rsidRPr="004A3BAE">
        <w:rPr>
          <w:rFonts w:cs="Segoe UI"/>
          <w:bCs/>
          <w:color w:val="FF0000"/>
          <w:sz w:val="22"/>
          <w:szCs w:val="22"/>
          <w:shd w:val="clear" w:color="auto" w:fill="FFFFFF"/>
        </w:rPr>
        <w:t>Network (</w:t>
      </w:r>
      <w:r w:rsidRPr="004A3BAE">
        <w:rPr>
          <w:rFonts w:cs="Segoe UI"/>
          <w:bCs/>
          <w:color w:val="FF0000"/>
          <w:sz w:val="22"/>
          <w:szCs w:val="22"/>
          <w:shd w:val="clear" w:color="auto" w:fill="FFFFFF"/>
        </w:rPr>
        <w:t>VNet</w:t>
      </w:r>
      <w:r w:rsidR="005F0148" w:rsidRPr="004A3BAE">
        <w:rPr>
          <w:rFonts w:cs="Segoe UI"/>
          <w:bCs/>
          <w:color w:val="FF0000"/>
          <w:sz w:val="22"/>
          <w:szCs w:val="22"/>
          <w:shd w:val="clear" w:color="auto" w:fill="FFFFFF"/>
        </w:rPr>
        <w:t>)</w:t>
      </w:r>
      <w:bookmarkEnd w:id="12"/>
    </w:p>
    <w:p w14:paraId="07C3E74B" w14:textId="77777777" w:rsidR="00695919" w:rsidRPr="00467E93" w:rsidRDefault="00695919" w:rsidP="00566998">
      <w:pPr>
        <w:pStyle w:val="NormalWeb"/>
        <w:spacing w:before="0" w:beforeAutospacing="0" w:after="0" w:afterAutospacing="0"/>
        <w:jc w:val="center"/>
        <w:rPr>
          <w:rFonts w:ascii="Segoe UI" w:hAnsi="Segoe UI" w:cs="Segoe UI"/>
          <w:color w:val="FF0000"/>
          <w:sz w:val="22"/>
          <w:szCs w:val="22"/>
        </w:rPr>
      </w:pPr>
    </w:p>
    <w:p w14:paraId="04A61BED" w14:textId="77777777" w:rsidR="004A3BAE" w:rsidRDefault="005F0148" w:rsidP="00A16A36">
      <w:pPr>
        <w:pStyle w:val="ListParagraph"/>
        <w:numPr>
          <w:ilvl w:val="0"/>
          <w:numId w:val="85"/>
        </w:numPr>
        <w:shd w:val="clear" w:color="auto" w:fill="FFFFFF"/>
        <w:spacing w:after="0" w:line="240" w:lineRule="auto"/>
        <w:rPr>
          <w:rFonts w:ascii="Segoe UI" w:eastAsia="Times New Roman" w:hAnsi="Segoe UI" w:cs="Segoe UI"/>
          <w:sz w:val="22"/>
          <w:szCs w:val="22"/>
          <w:lang w:val="en-IN" w:eastAsia="en-IN"/>
        </w:rPr>
      </w:pPr>
      <w:r w:rsidRPr="00467E93">
        <w:rPr>
          <w:rFonts w:ascii="Segoe UI" w:eastAsia="Times New Roman" w:hAnsi="Segoe UI" w:cs="Segoe UI"/>
          <w:sz w:val="22"/>
          <w:szCs w:val="22"/>
          <w:lang w:val="en-IN" w:eastAsia="en-IN"/>
        </w:rPr>
        <w:t>An Azure Virtual Network (VNet) is a representation of your own network in the cloud. It is a logical isolation of the Azure cloud dedicated to your subscription.</w:t>
      </w:r>
    </w:p>
    <w:p w14:paraId="36D58ABE" w14:textId="1BD884A4" w:rsidR="007353DF" w:rsidRPr="00467E93" w:rsidRDefault="004A3BAE" w:rsidP="00A16A36">
      <w:pPr>
        <w:pStyle w:val="ListParagraph"/>
        <w:numPr>
          <w:ilvl w:val="0"/>
          <w:numId w:val="85"/>
        </w:numPr>
        <w:shd w:val="clear" w:color="auto" w:fill="FFFFFF"/>
        <w:spacing w:after="0" w:line="240" w:lineRule="auto"/>
        <w:rPr>
          <w:rFonts w:ascii="Segoe UI" w:eastAsia="Times New Roman" w:hAnsi="Segoe UI" w:cs="Segoe UI"/>
          <w:sz w:val="22"/>
          <w:szCs w:val="22"/>
          <w:lang w:val="en-IN" w:eastAsia="en-IN"/>
        </w:rPr>
      </w:pPr>
      <w:r>
        <w:rPr>
          <w:rFonts w:ascii="Segoe UI" w:eastAsia="Times New Roman" w:hAnsi="Segoe UI" w:cs="Segoe UI"/>
          <w:sz w:val="22"/>
          <w:szCs w:val="22"/>
          <w:lang w:val="en-IN" w:eastAsia="en-IN"/>
        </w:rPr>
        <w:t>A</w:t>
      </w:r>
      <w:r w:rsidRPr="004A3BAE">
        <w:rPr>
          <w:rFonts w:ascii="Segoe UI" w:eastAsia="Times New Roman" w:hAnsi="Segoe UI" w:cs="Segoe UI"/>
          <w:sz w:val="22"/>
          <w:szCs w:val="22"/>
          <w:lang w:val="en-IN" w:eastAsia="en-IN"/>
        </w:rPr>
        <w:t>zure Virtual Network (VNet) is the fundamental building block for your private network in Azure</w:t>
      </w:r>
      <w:r w:rsidR="005F0148" w:rsidRPr="00467E93">
        <w:rPr>
          <w:rFonts w:ascii="Segoe UI" w:eastAsia="Times New Roman" w:hAnsi="Segoe UI" w:cs="Segoe UI"/>
          <w:sz w:val="22"/>
          <w:szCs w:val="22"/>
          <w:lang w:val="en-IN" w:eastAsia="en-IN"/>
        </w:rPr>
        <w:t xml:space="preserve"> </w:t>
      </w:r>
    </w:p>
    <w:p w14:paraId="1303DF16" w14:textId="0773CC46" w:rsidR="00DE042A" w:rsidRPr="00467E93" w:rsidRDefault="00DE042A" w:rsidP="00A16A36">
      <w:pPr>
        <w:pStyle w:val="ListParagraph"/>
        <w:numPr>
          <w:ilvl w:val="0"/>
          <w:numId w:val="85"/>
        </w:numPr>
        <w:shd w:val="clear" w:color="auto" w:fill="FFFFFF"/>
        <w:spacing w:after="0" w:line="240" w:lineRule="auto"/>
        <w:rPr>
          <w:rFonts w:ascii="Segoe UI" w:eastAsia="Times New Roman" w:hAnsi="Segoe UI" w:cs="Segoe UI"/>
          <w:sz w:val="22"/>
          <w:szCs w:val="22"/>
          <w:lang w:val="en-IN" w:eastAsia="en-IN"/>
        </w:rPr>
      </w:pPr>
      <w:r w:rsidRPr="00467E93">
        <w:rPr>
          <w:rFonts w:ascii="Segoe UI" w:eastAsia="Times New Roman" w:hAnsi="Segoe UI" w:cs="Segoe UI"/>
          <w:sz w:val="22"/>
          <w:szCs w:val="22"/>
          <w:lang w:val="en-IN" w:eastAsia="en-IN"/>
        </w:rPr>
        <w:t xml:space="preserve">A </w:t>
      </w:r>
      <w:r w:rsidR="00A55C0F" w:rsidRPr="00467E93">
        <w:rPr>
          <w:rFonts w:ascii="Segoe UI" w:eastAsia="Times New Roman" w:hAnsi="Segoe UI" w:cs="Segoe UI"/>
          <w:sz w:val="22"/>
          <w:szCs w:val="22"/>
          <w:lang w:val="en-IN" w:eastAsia="en-IN"/>
        </w:rPr>
        <w:t>VNet</w:t>
      </w:r>
      <w:r w:rsidRPr="00467E93">
        <w:rPr>
          <w:rFonts w:ascii="Segoe UI" w:eastAsia="Times New Roman" w:hAnsi="Segoe UI" w:cs="Segoe UI"/>
          <w:sz w:val="22"/>
          <w:szCs w:val="22"/>
          <w:lang w:val="en-IN" w:eastAsia="en-IN"/>
        </w:rPr>
        <w:t xml:space="preserve"> is a constrict creates in azure lives </w:t>
      </w:r>
      <w:r w:rsidR="00B915A0" w:rsidRPr="00467E93">
        <w:rPr>
          <w:rFonts w:ascii="Segoe UI" w:eastAsia="Times New Roman" w:hAnsi="Segoe UI" w:cs="Segoe UI"/>
          <w:sz w:val="22"/>
          <w:szCs w:val="22"/>
          <w:lang w:val="en-IN" w:eastAsia="en-IN"/>
        </w:rPr>
        <w:t>within</w:t>
      </w:r>
      <w:r w:rsidRPr="00467E93">
        <w:rPr>
          <w:rFonts w:ascii="Segoe UI" w:eastAsia="Times New Roman" w:hAnsi="Segoe UI" w:cs="Segoe UI"/>
          <w:sz w:val="22"/>
          <w:szCs w:val="22"/>
          <w:lang w:val="en-IN" w:eastAsia="en-IN"/>
        </w:rPr>
        <w:t xml:space="preserve"> a region </w:t>
      </w:r>
      <w:r w:rsidR="00B915A0" w:rsidRPr="00467E93">
        <w:rPr>
          <w:rFonts w:ascii="Segoe UI" w:eastAsia="Times New Roman" w:hAnsi="Segoe UI" w:cs="Segoe UI"/>
          <w:sz w:val="22"/>
          <w:szCs w:val="22"/>
          <w:lang w:val="en-IN" w:eastAsia="en-IN"/>
        </w:rPr>
        <w:t>within</w:t>
      </w:r>
      <w:r w:rsidRPr="00467E93">
        <w:rPr>
          <w:rFonts w:ascii="Segoe UI" w:eastAsia="Times New Roman" w:hAnsi="Segoe UI" w:cs="Segoe UI"/>
          <w:sz w:val="22"/>
          <w:szCs w:val="22"/>
          <w:lang w:val="en-IN" w:eastAsia="en-IN"/>
        </w:rPr>
        <w:t xml:space="preserve"> subscription has one or more IP address assigned to it. </w:t>
      </w:r>
    </w:p>
    <w:p w14:paraId="43D16C03" w14:textId="3C30EA21" w:rsidR="007353DF" w:rsidRPr="00467E93" w:rsidRDefault="007353DF" w:rsidP="00A16A36">
      <w:pPr>
        <w:pStyle w:val="ListParagraph"/>
        <w:numPr>
          <w:ilvl w:val="0"/>
          <w:numId w:val="85"/>
        </w:numPr>
        <w:shd w:val="clear" w:color="auto" w:fill="FFFFFF"/>
        <w:spacing w:after="0" w:line="240" w:lineRule="auto"/>
        <w:rPr>
          <w:rFonts w:ascii="Segoe UI" w:eastAsia="Times New Roman" w:hAnsi="Segoe UI" w:cs="Segoe UI"/>
          <w:sz w:val="22"/>
          <w:szCs w:val="22"/>
          <w:lang w:val="en-IN" w:eastAsia="en-IN"/>
        </w:rPr>
      </w:pPr>
      <w:r w:rsidRPr="00467E93">
        <w:rPr>
          <w:rFonts w:ascii="Segoe UI" w:eastAsia="Times New Roman" w:hAnsi="Segoe UI" w:cs="Segoe UI"/>
          <w:sz w:val="22"/>
          <w:szCs w:val="22"/>
          <w:lang w:val="en-IN" w:eastAsia="en-IN"/>
        </w:rPr>
        <w:t>You can</w:t>
      </w:r>
      <w:r w:rsidR="0005041C" w:rsidRPr="00467E93">
        <w:rPr>
          <w:rFonts w:ascii="Segoe UI" w:eastAsia="Times New Roman" w:hAnsi="Segoe UI" w:cs="Segoe UI"/>
          <w:sz w:val="22"/>
          <w:szCs w:val="22"/>
          <w:lang w:val="en-IN" w:eastAsia="en-IN"/>
        </w:rPr>
        <w:t xml:space="preserve"> fully the</w:t>
      </w:r>
      <w:r w:rsidRPr="00467E93">
        <w:rPr>
          <w:rFonts w:ascii="Segoe UI" w:eastAsia="Times New Roman" w:hAnsi="Segoe UI" w:cs="Segoe UI"/>
          <w:sz w:val="22"/>
          <w:szCs w:val="22"/>
          <w:lang w:val="en-IN" w:eastAsia="en-IN"/>
        </w:rPr>
        <w:t xml:space="preserve"> control IP </w:t>
      </w:r>
      <w:r w:rsidR="0005041C" w:rsidRPr="00467E93">
        <w:rPr>
          <w:rFonts w:ascii="Segoe UI" w:eastAsia="Times New Roman" w:hAnsi="Segoe UI" w:cs="Segoe UI"/>
          <w:sz w:val="22"/>
          <w:szCs w:val="22"/>
          <w:lang w:val="en-IN" w:eastAsia="en-IN"/>
        </w:rPr>
        <w:t xml:space="preserve">address </w:t>
      </w:r>
      <w:r w:rsidRPr="00467E93">
        <w:rPr>
          <w:rFonts w:ascii="Segoe UI" w:eastAsia="Times New Roman" w:hAnsi="Segoe UI" w:cs="Segoe UI"/>
          <w:sz w:val="22"/>
          <w:szCs w:val="22"/>
          <w:lang w:val="en-IN" w:eastAsia="en-IN"/>
        </w:rPr>
        <w:t xml:space="preserve">blocks </w:t>
      </w:r>
      <w:r w:rsidR="0005041C" w:rsidRPr="00467E93">
        <w:rPr>
          <w:rFonts w:ascii="Segoe UI" w:eastAsia="Times New Roman" w:hAnsi="Segoe UI" w:cs="Segoe UI"/>
          <w:sz w:val="22"/>
          <w:szCs w:val="22"/>
          <w:lang w:val="en-IN" w:eastAsia="en-IN"/>
        </w:rPr>
        <w:t xml:space="preserve">DNS settings, security polices and route table </w:t>
      </w:r>
      <w:r w:rsidR="00B915A0" w:rsidRPr="00467E93">
        <w:rPr>
          <w:rFonts w:ascii="Segoe UI" w:eastAsia="Times New Roman" w:hAnsi="Segoe UI" w:cs="Segoe UI"/>
          <w:sz w:val="22"/>
          <w:szCs w:val="22"/>
          <w:lang w:val="en-IN" w:eastAsia="en-IN"/>
        </w:rPr>
        <w:t>within</w:t>
      </w:r>
      <w:r w:rsidR="0005041C" w:rsidRPr="00467E93">
        <w:rPr>
          <w:rFonts w:ascii="Segoe UI" w:eastAsia="Times New Roman" w:hAnsi="Segoe UI" w:cs="Segoe UI"/>
          <w:sz w:val="22"/>
          <w:szCs w:val="22"/>
          <w:lang w:val="en-IN" w:eastAsia="en-IN"/>
        </w:rPr>
        <w:t xml:space="preserve"> the network.</w:t>
      </w:r>
    </w:p>
    <w:p w14:paraId="395346AD" w14:textId="52297DE7" w:rsidR="0005041C" w:rsidRPr="00467E93" w:rsidRDefault="0005041C" w:rsidP="00A16A36">
      <w:pPr>
        <w:pStyle w:val="ListParagraph"/>
        <w:numPr>
          <w:ilvl w:val="0"/>
          <w:numId w:val="85"/>
        </w:numPr>
        <w:shd w:val="clear" w:color="auto" w:fill="FFFFFF"/>
        <w:spacing w:after="0" w:line="240" w:lineRule="auto"/>
        <w:rPr>
          <w:rFonts w:ascii="Segoe UI" w:eastAsia="Times New Roman" w:hAnsi="Segoe UI" w:cs="Segoe UI"/>
          <w:sz w:val="22"/>
          <w:szCs w:val="22"/>
          <w:lang w:val="en-IN" w:eastAsia="en-IN"/>
        </w:rPr>
      </w:pPr>
      <w:r w:rsidRPr="00467E93">
        <w:rPr>
          <w:rFonts w:ascii="Segoe UI" w:eastAsia="Times New Roman" w:hAnsi="Segoe UI" w:cs="Segoe UI"/>
          <w:sz w:val="22"/>
          <w:szCs w:val="22"/>
          <w:lang w:val="en-IN" w:eastAsia="en-IN"/>
        </w:rPr>
        <w:t xml:space="preserve">you can also </w:t>
      </w:r>
      <w:r w:rsidR="00077A38" w:rsidRPr="00467E93">
        <w:rPr>
          <w:rFonts w:ascii="Segoe UI" w:eastAsia="Times New Roman" w:hAnsi="Segoe UI" w:cs="Segoe UI"/>
          <w:sz w:val="22"/>
          <w:szCs w:val="22"/>
          <w:lang w:val="en-IN" w:eastAsia="en-IN"/>
        </w:rPr>
        <w:t xml:space="preserve">further </w:t>
      </w:r>
      <w:r w:rsidRPr="00467E93">
        <w:rPr>
          <w:rFonts w:ascii="Segoe UI" w:eastAsia="Times New Roman" w:hAnsi="Segoe UI" w:cs="Segoe UI"/>
          <w:sz w:val="22"/>
          <w:szCs w:val="22"/>
          <w:lang w:val="en-IN" w:eastAsia="en-IN"/>
        </w:rPr>
        <w:t xml:space="preserve">segmentation of the VNet into subnets </w:t>
      </w:r>
      <w:r w:rsidR="00077A38" w:rsidRPr="00467E93">
        <w:rPr>
          <w:rFonts w:ascii="Segoe UI" w:eastAsia="Times New Roman" w:hAnsi="Segoe UI" w:cs="Segoe UI"/>
          <w:sz w:val="22"/>
          <w:szCs w:val="22"/>
          <w:lang w:val="en-IN" w:eastAsia="en-IN"/>
        </w:rPr>
        <w:t>and launch azure IaaS virtual machines and /or Cloud services (PaaS role instance)</w:t>
      </w:r>
    </w:p>
    <w:p w14:paraId="7957EC11" w14:textId="77777777" w:rsidR="00621F0A" w:rsidRPr="00467E93" w:rsidRDefault="005F0148" w:rsidP="00A16A36">
      <w:pPr>
        <w:pStyle w:val="ListParagraph"/>
        <w:numPr>
          <w:ilvl w:val="0"/>
          <w:numId w:val="85"/>
        </w:numPr>
        <w:shd w:val="clear" w:color="auto" w:fill="FFFFFF"/>
        <w:spacing w:after="0" w:line="240" w:lineRule="auto"/>
        <w:rPr>
          <w:rFonts w:ascii="Segoe UI" w:eastAsia="Times New Roman" w:hAnsi="Segoe UI" w:cs="Segoe UI"/>
          <w:sz w:val="22"/>
          <w:szCs w:val="22"/>
          <w:lang w:val="en-IN" w:eastAsia="en-IN"/>
        </w:rPr>
      </w:pPr>
      <w:r w:rsidRPr="00467E93">
        <w:rPr>
          <w:rFonts w:ascii="Segoe UI" w:eastAsia="Times New Roman" w:hAnsi="Segoe UI" w:cs="Segoe UI"/>
          <w:sz w:val="22"/>
          <w:szCs w:val="22"/>
          <w:lang w:val="en-IN" w:eastAsia="en-IN"/>
        </w:rPr>
        <w:t xml:space="preserve">You can use VNets to provision and manage virtual private networks (VPNs) in Azure and, optionally, link the VNets with other VNets in Azure, or with your on-premises IT infrastructure to create hybrid or cross-premises solutions. </w:t>
      </w:r>
    </w:p>
    <w:p w14:paraId="13A8DE90" w14:textId="6D1C7F98" w:rsidR="00077A38" w:rsidRPr="00467E93" w:rsidRDefault="005F0148" w:rsidP="00A16A36">
      <w:pPr>
        <w:pStyle w:val="ListParagraph"/>
        <w:numPr>
          <w:ilvl w:val="0"/>
          <w:numId w:val="85"/>
        </w:numPr>
        <w:shd w:val="clear" w:color="auto" w:fill="FFFFFF"/>
        <w:spacing w:after="0" w:line="240" w:lineRule="auto"/>
        <w:rPr>
          <w:rFonts w:ascii="Segoe UI" w:eastAsia="Times New Roman" w:hAnsi="Segoe UI" w:cs="Segoe UI"/>
          <w:sz w:val="22"/>
          <w:szCs w:val="22"/>
          <w:lang w:val="en-IN" w:eastAsia="en-IN"/>
        </w:rPr>
      </w:pPr>
      <w:r w:rsidRPr="00467E93">
        <w:rPr>
          <w:rFonts w:ascii="Segoe UI" w:eastAsia="Times New Roman" w:hAnsi="Segoe UI" w:cs="Segoe UI"/>
          <w:sz w:val="22"/>
          <w:szCs w:val="22"/>
          <w:lang w:val="en-IN" w:eastAsia="en-IN"/>
        </w:rPr>
        <w:t>Each VNet you create has its own CIDR block and can be linked to other VNets and on-premises networks as long as the CIDR blocks do not overlap.</w:t>
      </w:r>
    </w:p>
    <w:p w14:paraId="2EBE7FE8" w14:textId="27E34D2B" w:rsidR="000B6956" w:rsidRPr="00467E93" w:rsidRDefault="000B6956" w:rsidP="00A16A36">
      <w:pPr>
        <w:pStyle w:val="ListParagraph"/>
        <w:numPr>
          <w:ilvl w:val="0"/>
          <w:numId w:val="85"/>
        </w:numPr>
        <w:shd w:val="clear" w:color="auto" w:fill="FFFFFF"/>
        <w:spacing w:after="0" w:line="240" w:lineRule="auto"/>
        <w:rPr>
          <w:rFonts w:ascii="Segoe UI" w:eastAsia="Times New Roman" w:hAnsi="Segoe UI" w:cs="Segoe UI"/>
          <w:sz w:val="22"/>
          <w:szCs w:val="22"/>
          <w:lang w:val="en-IN" w:eastAsia="en-IN"/>
        </w:rPr>
      </w:pPr>
      <w:r w:rsidRPr="00467E93">
        <w:rPr>
          <w:rFonts w:ascii="Segoe UI" w:eastAsia="Times New Roman" w:hAnsi="Segoe UI" w:cs="Segoe UI"/>
          <w:sz w:val="22"/>
          <w:szCs w:val="22"/>
          <w:lang w:val="en-IN" w:eastAsia="en-IN"/>
        </w:rPr>
        <w:t xml:space="preserve">4096 private IPS per Virtual network </w:t>
      </w:r>
    </w:p>
    <w:p w14:paraId="69B73097" w14:textId="76F8AB23" w:rsidR="00077A38" w:rsidRPr="00467E93" w:rsidRDefault="00DD548A" w:rsidP="00A16A36">
      <w:pPr>
        <w:pStyle w:val="ListParagraph"/>
        <w:numPr>
          <w:ilvl w:val="0"/>
          <w:numId w:val="85"/>
        </w:numPr>
        <w:shd w:val="clear" w:color="auto" w:fill="FFFFFF"/>
        <w:spacing w:after="0" w:line="240" w:lineRule="auto"/>
        <w:rPr>
          <w:rFonts w:ascii="Segoe UI" w:eastAsia="Times New Roman" w:hAnsi="Segoe UI" w:cs="Segoe UI"/>
          <w:sz w:val="22"/>
          <w:szCs w:val="22"/>
          <w:lang w:val="en-IN" w:eastAsia="en-IN"/>
        </w:rPr>
      </w:pPr>
      <w:r w:rsidRPr="00467E93">
        <w:rPr>
          <w:rFonts w:ascii="Segoe UI" w:eastAsia="Times New Roman" w:hAnsi="Segoe UI" w:cs="Segoe UI"/>
          <w:sz w:val="22"/>
          <w:szCs w:val="22"/>
          <w:lang w:val="en-IN" w:eastAsia="en-IN"/>
        </w:rPr>
        <w:t>What</w:t>
      </w:r>
      <w:r w:rsidR="000B6956" w:rsidRPr="00467E93">
        <w:rPr>
          <w:rFonts w:ascii="Segoe UI" w:eastAsia="Times New Roman" w:hAnsi="Segoe UI" w:cs="Segoe UI"/>
          <w:sz w:val="22"/>
          <w:szCs w:val="22"/>
          <w:lang w:val="en-IN" w:eastAsia="en-IN"/>
        </w:rPr>
        <w:t xml:space="preserve">ever IP range selected should not conflict with on-premises network and </w:t>
      </w:r>
      <w:r w:rsidR="00B6628E" w:rsidRPr="00467E93">
        <w:rPr>
          <w:rFonts w:ascii="Segoe UI" w:eastAsia="Times New Roman" w:hAnsi="Segoe UI" w:cs="Segoe UI"/>
          <w:sz w:val="22"/>
          <w:szCs w:val="22"/>
          <w:lang w:val="en-IN" w:eastAsia="en-IN"/>
        </w:rPr>
        <w:t>another</w:t>
      </w:r>
      <w:r w:rsidR="000B6956" w:rsidRPr="00467E93">
        <w:rPr>
          <w:rFonts w:ascii="Segoe UI" w:eastAsia="Times New Roman" w:hAnsi="Segoe UI" w:cs="Segoe UI"/>
          <w:sz w:val="22"/>
          <w:szCs w:val="22"/>
          <w:lang w:val="en-IN" w:eastAsia="en-IN"/>
        </w:rPr>
        <w:t xml:space="preserve"> Virtual network  </w:t>
      </w:r>
    </w:p>
    <w:p w14:paraId="3B8A4638" w14:textId="77777777" w:rsidR="00DD548A" w:rsidRPr="00467E93" w:rsidRDefault="00DD548A" w:rsidP="00DD548A">
      <w:pPr>
        <w:pStyle w:val="ListParagraph"/>
        <w:shd w:val="clear" w:color="auto" w:fill="FFFFFF"/>
        <w:spacing w:after="0" w:line="240" w:lineRule="auto"/>
        <w:rPr>
          <w:rFonts w:ascii="Segoe UI" w:eastAsia="Times New Roman" w:hAnsi="Segoe UI" w:cs="Segoe UI"/>
          <w:sz w:val="22"/>
          <w:szCs w:val="22"/>
          <w:lang w:val="en-IN" w:eastAsia="en-IN"/>
        </w:rPr>
      </w:pPr>
    </w:p>
    <w:p w14:paraId="73BB65F3" w14:textId="5BF13DBC" w:rsidR="005F0148" w:rsidRPr="00467E93" w:rsidRDefault="00E2288D" w:rsidP="00077A38">
      <w:pPr>
        <w:shd w:val="clear" w:color="auto" w:fill="FFFFFF"/>
        <w:spacing w:after="0" w:line="240" w:lineRule="auto"/>
        <w:rPr>
          <w:rFonts w:ascii="Segoe UI" w:eastAsia="Times New Roman" w:hAnsi="Segoe UI" w:cs="Segoe UI"/>
          <w:color w:val="2683C6" w:themeColor="accent2"/>
          <w:sz w:val="22"/>
          <w:szCs w:val="22"/>
          <w:lang w:val="en-IN" w:eastAsia="en-IN"/>
        </w:rPr>
      </w:pPr>
      <w:r w:rsidRPr="00467E93">
        <w:rPr>
          <w:rFonts w:ascii="Segoe UI" w:eastAsia="Times New Roman" w:hAnsi="Segoe UI" w:cs="Segoe UI"/>
          <w:color w:val="2683C6" w:themeColor="accent2"/>
          <w:sz w:val="22"/>
          <w:szCs w:val="22"/>
          <w:lang w:val="en-IN" w:eastAsia="en-IN"/>
        </w:rPr>
        <w:t>Use VNets to</w:t>
      </w:r>
    </w:p>
    <w:p w14:paraId="3CCA64D0" w14:textId="77777777" w:rsidR="00DD548A" w:rsidRPr="00467E93" w:rsidRDefault="00DD548A" w:rsidP="00077A38">
      <w:pPr>
        <w:shd w:val="clear" w:color="auto" w:fill="FFFFFF"/>
        <w:spacing w:after="0" w:line="240" w:lineRule="auto"/>
        <w:rPr>
          <w:rFonts w:ascii="Segoe UI" w:eastAsia="Times New Roman" w:hAnsi="Segoe UI" w:cs="Segoe UI"/>
          <w:sz w:val="22"/>
          <w:szCs w:val="22"/>
          <w:lang w:val="en-IN" w:eastAsia="en-IN"/>
        </w:rPr>
      </w:pPr>
    </w:p>
    <w:p w14:paraId="77431D20" w14:textId="77777777" w:rsidR="005F0148" w:rsidRPr="00467E93" w:rsidRDefault="005F0148" w:rsidP="000003DC">
      <w:pPr>
        <w:numPr>
          <w:ilvl w:val="0"/>
          <w:numId w:val="2"/>
        </w:numPr>
        <w:shd w:val="clear" w:color="auto" w:fill="FFFFFF"/>
        <w:spacing w:after="0" w:line="240" w:lineRule="auto"/>
        <w:ind w:left="570"/>
        <w:rPr>
          <w:rFonts w:ascii="Segoe UI" w:eastAsia="Times New Roman" w:hAnsi="Segoe UI" w:cs="Segoe UI"/>
          <w:sz w:val="22"/>
          <w:szCs w:val="22"/>
          <w:lang w:val="en-IN" w:eastAsia="en-IN"/>
        </w:rPr>
      </w:pPr>
      <w:r w:rsidRPr="00467E93">
        <w:rPr>
          <w:rFonts w:ascii="Segoe UI" w:eastAsia="Times New Roman" w:hAnsi="Segoe UI" w:cs="Segoe UI"/>
          <w:sz w:val="22"/>
          <w:szCs w:val="22"/>
          <w:lang w:val="en-IN" w:eastAsia="en-IN"/>
        </w:rPr>
        <w:t>Create a dedicated private cloud-only VNet Sometimes you don't require a cross-premises configuration for your solution. When you create a VNet, your services and VMs within your VNet can communicate directly and securely with each other in the cloud. You can still configure endpoint connections for the VMs and services that require Internet communication, as part of your solution.</w:t>
      </w:r>
    </w:p>
    <w:p w14:paraId="351B0688" w14:textId="77777777" w:rsidR="0094124E" w:rsidRDefault="005F0148" w:rsidP="0094124E">
      <w:pPr>
        <w:numPr>
          <w:ilvl w:val="0"/>
          <w:numId w:val="2"/>
        </w:numPr>
        <w:shd w:val="clear" w:color="auto" w:fill="FFFFFF"/>
        <w:spacing w:before="100" w:beforeAutospacing="1" w:after="100" w:afterAutospacing="1" w:line="240" w:lineRule="auto"/>
        <w:ind w:left="570"/>
        <w:rPr>
          <w:rFonts w:ascii="Segoe UI" w:eastAsia="Times New Roman" w:hAnsi="Segoe UI" w:cs="Segoe UI"/>
          <w:sz w:val="22"/>
          <w:szCs w:val="22"/>
          <w:lang w:val="en-IN" w:eastAsia="en-IN"/>
        </w:rPr>
      </w:pPr>
      <w:r w:rsidRPr="00467E93">
        <w:rPr>
          <w:rFonts w:ascii="Segoe UI" w:eastAsia="Times New Roman" w:hAnsi="Segoe UI" w:cs="Segoe UI"/>
          <w:sz w:val="22"/>
          <w:szCs w:val="22"/>
          <w:lang w:val="en-IN" w:eastAsia="en-IN"/>
        </w:rPr>
        <w:t>Securely extend your datacentre With VNets, you can build traditional site-to-site (S2S) VPNs to securely scale your datacentre capacity. S2S VPNs use IPSEC to provide a secure connection between your corporate VPN gateway and Azure.</w:t>
      </w:r>
    </w:p>
    <w:p w14:paraId="485646C1" w14:textId="298381E5" w:rsidR="0079317E" w:rsidRPr="0094124E" w:rsidRDefault="005F0148" w:rsidP="0094124E">
      <w:pPr>
        <w:numPr>
          <w:ilvl w:val="0"/>
          <w:numId w:val="2"/>
        </w:numPr>
        <w:shd w:val="clear" w:color="auto" w:fill="FFFFFF"/>
        <w:spacing w:before="100" w:beforeAutospacing="1" w:after="100" w:afterAutospacing="1" w:line="240" w:lineRule="auto"/>
        <w:ind w:left="570"/>
        <w:rPr>
          <w:rFonts w:ascii="Segoe UI" w:eastAsia="Times New Roman" w:hAnsi="Segoe UI" w:cs="Segoe UI"/>
          <w:sz w:val="22"/>
          <w:szCs w:val="22"/>
          <w:lang w:val="en-IN" w:eastAsia="en-IN"/>
        </w:rPr>
      </w:pPr>
      <w:r w:rsidRPr="0094124E">
        <w:rPr>
          <w:rFonts w:ascii="Segoe UI" w:eastAsia="Times New Roman" w:hAnsi="Segoe UI" w:cs="Segoe UI"/>
          <w:sz w:val="22"/>
          <w:szCs w:val="22"/>
          <w:lang w:val="en-IN" w:eastAsia="en-IN"/>
        </w:rPr>
        <w:t>Enable hybrid cloud scenarios VNets give you the flexibility to support a range of hybrid cloud scenarios. You can securely connect cloud-based applications to any type of on-premises system such as mainframes and Unix systems.</w:t>
      </w:r>
      <w:r w:rsidR="00131AFA" w:rsidRPr="0094124E">
        <w:rPr>
          <w:rFonts w:ascii="Segoe UI" w:hAnsi="Segoe UI" w:cs="Segoe UI"/>
          <w:sz w:val="22"/>
          <w:szCs w:val="22"/>
          <w:shd w:val="clear" w:color="auto" w:fill="FFFFFF"/>
        </w:rPr>
        <w:t xml:space="preserve"> </w:t>
      </w:r>
    </w:p>
    <w:p w14:paraId="72CFF852" w14:textId="677DEF8C" w:rsidR="00AB08CC" w:rsidRPr="00467E93" w:rsidRDefault="00AB08CC" w:rsidP="00AB08CC">
      <w:pPr>
        <w:shd w:val="clear" w:color="auto" w:fill="FFFFFF"/>
        <w:spacing w:before="100" w:beforeAutospacing="1" w:after="100" w:afterAutospacing="1" w:line="240" w:lineRule="auto"/>
        <w:rPr>
          <w:rFonts w:ascii="Segoe UI" w:eastAsia="Times New Roman" w:hAnsi="Segoe UI" w:cs="Segoe UI"/>
          <w:color w:val="000000"/>
          <w:sz w:val="22"/>
          <w:szCs w:val="22"/>
          <w:lang w:val="en-IN" w:eastAsia="en-IN"/>
        </w:rPr>
      </w:pPr>
      <w:r w:rsidRPr="00467E93">
        <w:rPr>
          <w:rFonts w:ascii="Segoe UI" w:hAnsi="Segoe UI" w:cs="Segoe UI"/>
          <w:noProof/>
          <w:sz w:val="22"/>
          <w:szCs w:val="22"/>
        </w:rPr>
        <w:lastRenderedPageBreak/>
        <w:drawing>
          <wp:inline distT="0" distB="0" distL="0" distR="0" wp14:anchorId="655BC12C" wp14:editId="67B4BFAB">
            <wp:extent cx="4838024" cy="246824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3425" cy="2481204"/>
                    </a:xfrm>
                    <a:prstGeom prst="rect">
                      <a:avLst/>
                    </a:prstGeom>
                  </pic:spPr>
                </pic:pic>
              </a:graphicData>
            </a:graphic>
          </wp:inline>
        </w:drawing>
      </w:r>
    </w:p>
    <w:p w14:paraId="09F14A6A" w14:textId="7C3D0CE2" w:rsidR="00A23B8E" w:rsidRPr="00467E93" w:rsidRDefault="00A23B8E" w:rsidP="002C2183">
      <w:pPr>
        <w:rPr>
          <w:rFonts w:ascii="Segoe UI" w:hAnsi="Segoe UI" w:cs="Segoe UI"/>
          <w:color w:val="0070C0"/>
          <w:sz w:val="22"/>
          <w:szCs w:val="22"/>
          <w:u w:val="single"/>
          <w:shd w:val="clear" w:color="auto" w:fill="FFFFFF"/>
        </w:rPr>
      </w:pPr>
      <w:r w:rsidRPr="00467E93">
        <w:rPr>
          <w:rFonts w:ascii="Segoe UI" w:hAnsi="Segoe UI" w:cs="Segoe UI"/>
          <w:color w:val="0070C0"/>
          <w:sz w:val="22"/>
          <w:szCs w:val="22"/>
          <w:u w:val="single"/>
          <w:shd w:val="clear" w:color="auto" w:fill="FFFFFF"/>
        </w:rPr>
        <w:t xml:space="preserve">Azure VNet Pricing </w:t>
      </w:r>
    </w:p>
    <w:p w14:paraId="4D2431B0" w14:textId="08CB7FA0" w:rsidR="00A23B8E" w:rsidRPr="00467E93" w:rsidRDefault="00A23B8E" w:rsidP="000003DC">
      <w:pPr>
        <w:pStyle w:val="ListParagraph"/>
        <w:numPr>
          <w:ilvl w:val="0"/>
          <w:numId w:val="4"/>
        </w:numPr>
        <w:shd w:val="clear" w:color="auto" w:fill="FFFFFF"/>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 xml:space="preserve">There is no extra cost for using Virtual Networks in Azure </w:t>
      </w:r>
    </w:p>
    <w:p w14:paraId="01EBD613" w14:textId="78756806" w:rsidR="00A23B8E" w:rsidRPr="00467E93" w:rsidRDefault="00A23B8E" w:rsidP="000003DC">
      <w:pPr>
        <w:pStyle w:val="ListParagraph"/>
        <w:numPr>
          <w:ilvl w:val="0"/>
          <w:numId w:val="4"/>
        </w:numPr>
        <w:shd w:val="clear" w:color="auto" w:fill="FFFFFF"/>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 xml:space="preserve">The compute instances launched within the VNet will be charged the standard rates as described in Azure VM pricing </w:t>
      </w:r>
    </w:p>
    <w:p w14:paraId="38C5AE39" w14:textId="0213C242" w:rsidR="009B3A29" w:rsidRPr="00467E93" w:rsidRDefault="00A23B8E" w:rsidP="000003DC">
      <w:pPr>
        <w:pStyle w:val="ListParagraph"/>
        <w:numPr>
          <w:ilvl w:val="0"/>
          <w:numId w:val="4"/>
        </w:numPr>
        <w:shd w:val="clear" w:color="auto" w:fill="FFFFFF"/>
        <w:spacing w:after="0" w:line="240" w:lineRule="auto"/>
        <w:rPr>
          <w:rFonts w:ascii="Segoe UI" w:hAnsi="Segoe UI" w:cs="Segoe UI"/>
          <w:b/>
          <w:sz w:val="22"/>
          <w:szCs w:val="22"/>
          <w:shd w:val="clear" w:color="auto" w:fill="FFFFFF"/>
        </w:rPr>
      </w:pPr>
      <w:r w:rsidRPr="00467E93">
        <w:rPr>
          <w:rFonts w:ascii="Segoe UI" w:eastAsia="Times New Roman" w:hAnsi="Segoe UI" w:cs="Segoe UI"/>
          <w:color w:val="000000"/>
          <w:sz w:val="22"/>
          <w:szCs w:val="22"/>
          <w:lang w:val="en-IN" w:eastAsia="en-IN"/>
        </w:rPr>
        <w:t xml:space="preserve">The VPN gateway and public IP address used in the </w:t>
      </w:r>
      <w:r w:rsidR="0052338B" w:rsidRPr="00467E93">
        <w:rPr>
          <w:rFonts w:ascii="Segoe UI" w:eastAsia="Times New Roman" w:hAnsi="Segoe UI" w:cs="Segoe UI"/>
          <w:color w:val="000000"/>
          <w:sz w:val="22"/>
          <w:szCs w:val="22"/>
          <w:lang w:val="en-IN" w:eastAsia="en-IN"/>
        </w:rPr>
        <w:t>VNet</w:t>
      </w:r>
      <w:r w:rsidRPr="00467E93">
        <w:rPr>
          <w:rFonts w:ascii="Segoe UI" w:eastAsia="Times New Roman" w:hAnsi="Segoe UI" w:cs="Segoe UI"/>
          <w:color w:val="000000"/>
          <w:sz w:val="22"/>
          <w:szCs w:val="22"/>
          <w:lang w:val="en-IN" w:eastAsia="en-IN"/>
        </w:rPr>
        <w:t xml:space="preserve"> will also be charged standard rates </w:t>
      </w:r>
    </w:p>
    <w:p w14:paraId="653B656D" w14:textId="77777777" w:rsidR="0030169C" w:rsidRPr="00467E93" w:rsidRDefault="0030169C" w:rsidP="006C0038">
      <w:pPr>
        <w:pStyle w:val="ListParagraph"/>
        <w:shd w:val="clear" w:color="auto" w:fill="FFFFFF"/>
        <w:spacing w:after="0" w:line="240" w:lineRule="auto"/>
        <w:rPr>
          <w:rFonts w:ascii="Segoe UI" w:hAnsi="Segoe UI" w:cs="Segoe UI"/>
          <w:b/>
          <w:sz w:val="22"/>
          <w:szCs w:val="22"/>
          <w:shd w:val="clear" w:color="auto" w:fill="FFFFFF"/>
        </w:rPr>
      </w:pPr>
    </w:p>
    <w:p w14:paraId="17AAA7BA" w14:textId="2C4D9E7B" w:rsidR="00FE0166" w:rsidRPr="00467E93" w:rsidRDefault="00E03158" w:rsidP="00D968B3">
      <w:pPr>
        <w:rPr>
          <w:rFonts w:ascii="Segoe UI" w:eastAsia="Times New Roman" w:hAnsi="Segoe UI" w:cs="Segoe UI"/>
          <w:color w:val="2683C6" w:themeColor="accent2"/>
          <w:sz w:val="22"/>
          <w:szCs w:val="22"/>
          <w:lang w:val="en-IN" w:eastAsia="en-IN"/>
        </w:rPr>
      </w:pPr>
      <w:r w:rsidRPr="00467E93">
        <w:rPr>
          <w:rFonts w:ascii="Segoe UI" w:hAnsi="Segoe UI" w:cs="Segoe UI"/>
          <w:color w:val="2683C6" w:themeColor="accent2"/>
          <w:sz w:val="22"/>
          <w:szCs w:val="22"/>
          <w:shd w:val="clear" w:color="auto" w:fill="FFFFFF"/>
        </w:rPr>
        <w:t>Virtual Network Benefits</w:t>
      </w:r>
    </w:p>
    <w:p w14:paraId="59E6CEC3" w14:textId="77777777" w:rsidR="006157E0" w:rsidRPr="00467E93" w:rsidRDefault="006157E0" w:rsidP="000003DC">
      <w:pPr>
        <w:pStyle w:val="ListParagraph"/>
        <w:numPr>
          <w:ilvl w:val="0"/>
          <w:numId w:val="5"/>
        </w:numPr>
        <w:shd w:val="clear" w:color="auto" w:fill="FFFFFF"/>
        <w:spacing w:after="0" w:line="240" w:lineRule="auto"/>
        <w:ind w:left="357" w:hanging="357"/>
        <w:rPr>
          <w:rFonts w:ascii="Segoe UI" w:eastAsia="Times New Roman" w:hAnsi="Segoe UI" w:cs="Segoe UI"/>
          <w:b/>
          <w:color w:val="000000"/>
          <w:sz w:val="22"/>
          <w:szCs w:val="22"/>
          <w:lang w:val="en-IN" w:eastAsia="en-IN"/>
        </w:rPr>
      </w:pPr>
      <w:r w:rsidRPr="00467E93">
        <w:rPr>
          <w:rFonts w:ascii="Segoe UI" w:eastAsia="Times New Roman" w:hAnsi="Segoe UI" w:cs="Segoe UI"/>
          <w:b/>
          <w:color w:val="000000"/>
          <w:sz w:val="22"/>
          <w:szCs w:val="22"/>
          <w:lang w:val="en-IN" w:eastAsia="en-IN"/>
        </w:rPr>
        <w:t xml:space="preserve">Isolation. </w:t>
      </w:r>
      <w:r w:rsidRPr="00467E93">
        <w:rPr>
          <w:rFonts w:ascii="Segoe UI" w:eastAsia="Times New Roman" w:hAnsi="Segoe UI" w:cs="Segoe UI"/>
          <w:color w:val="000000"/>
          <w:sz w:val="22"/>
          <w:szCs w:val="22"/>
          <w:lang w:val="en-IN" w:eastAsia="en-IN"/>
        </w:rPr>
        <w:t>Vnets are completely</w:t>
      </w:r>
      <w:r w:rsidRPr="00467E93">
        <w:rPr>
          <w:rFonts w:ascii="Segoe UI" w:eastAsia="Times New Roman" w:hAnsi="Segoe UI" w:cs="Segoe UI"/>
          <w:b/>
          <w:color w:val="000000"/>
          <w:sz w:val="22"/>
          <w:szCs w:val="22"/>
          <w:lang w:val="en-IN" w:eastAsia="en-IN"/>
        </w:rPr>
        <w:t xml:space="preserve"> </w:t>
      </w:r>
      <w:r w:rsidRPr="00467E93">
        <w:rPr>
          <w:rFonts w:ascii="Segoe UI" w:eastAsia="Times New Roman" w:hAnsi="Segoe UI" w:cs="Segoe UI"/>
          <w:color w:val="000000"/>
          <w:sz w:val="22"/>
          <w:szCs w:val="22"/>
          <w:lang w:val="en-IN" w:eastAsia="en-IN"/>
        </w:rPr>
        <w:t xml:space="preserve">isolated from one another. That allow you to create disjoint network from development, testing, production that use the same CIDR address book </w:t>
      </w:r>
    </w:p>
    <w:p w14:paraId="4F52C9EC" w14:textId="10DB603C" w:rsidR="006157E0" w:rsidRPr="00467E93" w:rsidRDefault="006157E0" w:rsidP="000003DC">
      <w:pPr>
        <w:pStyle w:val="ListParagraph"/>
        <w:numPr>
          <w:ilvl w:val="0"/>
          <w:numId w:val="5"/>
        </w:numPr>
        <w:shd w:val="clear" w:color="auto" w:fill="FFFFFF"/>
        <w:spacing w:after="0" w:line="240" w:lineRule="auto"/>
        <w:ind w:left="357" w:hanging="357"/>
        <w:rPr>
          <w:rFonts w:ascii="Segoe UI" w:eastAsia="Times New Roman" w:hAnsi="Segoe UI" w:cs="Segoe UI"/>
          <w:b/>
          <w:color w:val="000000"/>
          <w:sz w:val="22"/>
          <w:szCs w:val="22"/>
          <w:lang w:val="en-IN" w:eastAsia="en-IN"/>
        </w:rPr>
      </w:pPr>
      <w:r w:rsidRPr="00467E93">
        <w:rPr>
          <w:rFonts w:ascii="Segoe UI" w:eastAsia="Times New Roman" w:hAnsi="Segoe UI" w:cs="Segoe UI"/>
          <w:b/>
          <w:color w:val="000000"/>
          <w:sz w:val="22"/>
          <w:szCs w:val="22"/>
          <w:lang w:val="en-IN" w:eastAsia="en-IN"/>
        </w:rPr>
        <w:t xml:space="preserve">Access to the Public internet </w:t>
      </w:r>
      <w:r w:rsidRPr="00467E93">
        <w:rPr>
          <w:rFonts w:ascii="Segoe UI" w:eastAsia="Times New Roman" w:hAnsi="Segoe UI" w:cs="Segoe UI"/>
          <w:color w:val="000000"/>
          <w:sz w:val="22"/>
          <w:szCs w:val="22"/>
          <w:lang w:val="en-IN" w:eastAsia="en-IN"/>
        </w:rPr>
        <w:t xml:space="preserve">All IaaS and PaaS role instances in a Vnet can access the public internet </w:t>
      </w:r>
      <w:r w:rsidR="00A43726" w:rsidRPr="00467E93">
        <w:rPr>
          <w:rFonts w:ascii="Segoe UI" w:eastAsia="Times New Roman" w:hAnsi="Segoe UI" w:cs="Segoe UI"/>
          <w:color w:val="000000"/>
          <w:sz w:val="22"/>
          <w:szCs w:val="22"/>
          <w:lang w:val="en-IN" w:eastAsia="en-IN"/>
        </w:rPr>
        <w:t>by default. You can control access by using by network security group (NSG)</w:t>
      </w:r>
    </w:p>
    <w:p w14:paraId="4671F4C1" w14:textId="6A632CB6" w:rsidR="00A43726" w:rsidRPr="00467E93" w:rsidRDefault="00A43726" w:rsidP="000003DC">
      <w:pPr>
        <w:pStyle w:val="ListParagraph"/>
        <w:numPr>
          <w:ilvl w:val="0"/>
          <w:numId w:val="5"/>
        </w:numPr>
        <w:shd w:val="clear" w:color="auto" w:fill="FFFFFF"/>
        <w:spacing w:after="0" w:line="240" w:lineRule="auto"/>
        <w:ind w:left="357" w:hanging="357"/>
        <w:rPr>
          <w:rFonts w:ascii="Segoe UI" w:eastAsia="Times New Roman" w:hAnsi="Segoe UI" w:cs="Segoe UI"/>
          <w:b/>
          <w:color w:val="000000"/>
          <w:sz w:val="22"/>
          <w:szCs w:val="22"/>
          <w:lang w:val="en-IN" w:eastAsia="en-IN"/>
        </w:rPr>
      </w:pPr>
      <w:r w:rsidRPr="00467E93">
        <w:rPr>
          <w:rFonts w:ascii="Segoe UI" w:eastAsia="Times New Roman" w:hAnsi="Segoe UI" w:cs="Segoe UI"/>
          <w:b/>
          <w:color w:val="000000"/>
          <w:sz w:val="22"/>
          <w:szCs w:val="22"/>
          <w:lang w:val="en-IN" w:eastAsia="en-IN"/>
        </w:rPr>
        <w:t xml:space="preserve">Access to VMs with the Vnet. </w:t>
      </w:r>
      <w:r w:rsidRPr="00467E93">
        <w:rPr>
          <w:rFonts w:ascii="Segoe UI" w:eastAsia="Times New Roman" w:hAnsi="Segoe UI" w:cs="Segoe UI"/>
          <w:color w:val="000000"/>
          <w:sz w:val="22"/>
          <w:szCs w:val="22"/>
          <w:lang w:val="en-IN" w:eastAsia="en-IN"/>
        </w:rPr>
        <w:t>PaaS role instance</w:t>
      </w:r>
      <w:r w:rsidRPr="00467E93">
        <w:rPr>
          <w:rFonts w:ascii="Segoe UI" w:eastAsia="Times New Roman" w:hAnsi="Segoe UI" w:cs="Segoe UI"/>
          <w:b/>
          <w:color w:val="000000"/>
          <w:sz w:val="22"/>
          <w:szCs w:val="22"/>
          <w:lang w:val="en-IN" w:eastAsia="en-IN"/>
        </w:rPr>
        <w:t xml:space="preserve"> </w:t>
      </w:r>
      <w:r w:rsidRPr="00467E93">
        <w:rPr>
          <w:rFonts w:ascii="Segoe UI" w:eastAsia="Times New Roman" w:hAnsi="Segoe UI" w:cs="Segoe UI"/>
          <w:color w:val="000000"/>
          <w:sz w:val="22"/>
          <w:szCs w:val="22"/>
          <w:lang w:val="en-IN" w:eastAsia="en-IN"/>
        </w:rPr>
        <w:t>and IaaS VMs can be launched in the same virtual network and they can connect each other using private IP address if the</w:t>
      </w:r>
      <w:r w:rsidR="00390678" w:rsidRPr="00467E93">
        <w:rPr>
          <w:rFonts w:ascii="Segoe UI" w:eastAsia="Times New Roman" w:hAnsi="Segoe UI" w:cs="Segoe UI"/>
          <w:color w:val="000000"/>
          <w:sz w:val="22"/>
          <w:szCs w:val="22"/>
          <w:lang w:val="en-IN" w:eastAsia="en-IN"/>
        </w:rPr>
        <w:t>y are in different subnets with</w:t>
      </w:r>
      <w:r w:rsidRPr="00467E93">
        <w:rPr>
          <w:rFonts w:ascii="Segoe UI" w:eastAsia="Times New Roman" w:hAnsi="Segoe UI" w:cs="Segoe UI"/>
          <w:color w:val="000000"/>
          <w:sz w:val="22"/>
          <w:szCs w:val="22"/>
          <w:lang w:val="en-IN" w:eastAsia="en-IN"/>
        </w:rPr>
        <w:t xml:space="preserve">out need to configure a getaway or use public IP address </w:t>
      </w:r>
    </w:p>
    <w:p w14:paraId="18B21CA6" w14:textId="77777777" w:rsidR="00A43726" w:rsidRPr="00467E93" w:rsidRDefault="00A43726" w:rsidP="000003DC">
      <w:pPr>
        <w:pStyle w:val="ListParagraph"/>
        <w:numPr>
          <w:ilvl w:val="0"/>
          <w:numId w:val="5"/>
        </w:numPr>
        <w:shd w:val="clear" w:color="auto" w:fill="FFFFFF"/>
        <w:spacing w:after="0" w:line="240" w:lineRule="auto"/>
        <w:ind w:left="357" w:hanging="357"/>
        <w:rPr>
          <w:rFonts w:ascii="Segoe UI" w:eastAsia="Times New Roman" w:hAnsi="Segoe UI" w:cs="Segoe UI"/>
          <w:b/>
          <w:color w:val="000000"/>
          <w:sz w:val="22"/>
          <w:szCs w:val="22"/>
          <w:lang w:val="en-IN" w:eastAsia="en-IN"/>
        </w:rPr>
      </w:pPr>
      <w:r w:rsidRPr="00467E93">
        <w:rPr>
          <w:rFonts w:ascii="Segoe UI" w:eastAsia="Times New Roman" w:hAnsi="Segoe UI" w:cs="Segoe UI"/>
          <w:b/>
          <w:color w:val="000000"/>
          <w:sz w:val="22"/>
          <w:szCs w:val="22"/>
          <w:lang w:val="en-IN" w:eastAsia="en-IN"/>
        </w:rPr>
        <w:t xml:space="preserve">Name resolution </w:t>
      </w:r>
      <w:r w:rsidRPr="00467E93">
        <w:rPr>
          <w:rFonts w:ascii="Segoe UI" w:eastAsia="Times New Roman" w:hAnsi="Segoe UI" w:cs="Segoe UI"/>
          <w:color w:val="000000"/>
          <w:sz w:val="22"/>
          <w:szCs w:val="22"/>
          <w:lang w:val="en-IN" w:eastAsia="en-IN"/>
        </w:rPr>
        <w:t>Azure provide the internal name resolution for IaaS VMs and PaaS role instance deployed in your Vnet you can also deploy your own DNS servers and configure the Vnet use them.</w:t>
      </w:r>
    </w:p>
    <w:p w14:paraId="13E75F5A" w14:textId="76F24E98" w:rsidR="00A43726" w:rsidRPr="00467E93" w:rsidRDefault="00A43726" w:rsidP="000003DC">
      <w:pPr>
        <w:pStyle w:val="ListParagraph"/>
        <w:numPr>
          <w:ilvl w:val="0"/>
          <w:numId w:val="5"/>
        </w:numPr>
        <w:shd w:val="clear" w:color="auto" w:fill="FFFFFF"/>
        <w:spacing w:after="0" w:line="240" w:lineRule="auto"/>
        <w:ind w:left="357" w:hanging="357"/>
        <w:rPr>
          <w:rFonts w:ascii="Segoe UI" w:eastAsia="Times New Roman" w:hAnsi="Segoe UI" w:cs="Segoe UI"/>
          <w:b/>
          <w:color w:val="000000"/>
          <w:sz w:val="22"/>
          <w:szCs w:val="22"/>
          <w:lang w:val="en-IN" w:eastAsia="en-IN"/>
        </w:rPr>
      </w:pPr>
      <w:r w:rsidRPr="00467E93">
        <w:rPr>
          <w:rFonts w:ascii="Segoe UI" w:eastAsia="Times New Roman" w:hAnsi="Segoe UI" w:cs="Segoe UI"/>
          <w:b/>
          <w:color w:val="000000"/>
          <w:sz w:val="22"/>
          <w:szCs w:val="22"/>
          <w:lang w:val="en-IN" w:eastAsia="en-IN"/>
        </w:rPr>
        <w:t xml:space="preserve">Security </w:t>
      </w:r>
      <w:r w:rsidRPr="00467E93">
        <w:rPr>
          <w:rFonts w:ascii="Segoe UI" w:eastAsia="Times New Roman" w:hAnsi="Segoe UI" w:cs="Segoe UI"/>
          <w:color w:val="000000"/>
          <w:sz w:val="22"/>
          <w:szCs w:val="22"/>
          <w:lang w:val="en-IN" w:eastAsia="en-IN"/>
        </w:rPr>
        <w:t>traffic entering and existing the virtual machines and PaaS role instance in a Vnet can be controlling use Network Security Group</w:t>
      </w:r>
    </w:p>
    <w:p w14:paraId="6B115E31" w14:textId="0008AAF4" w:rsidR="00A43726" w:rsidRPr="00570806" w:rsidRDefault="009B4F28" w:rsidP="000003DC">
      <w:pPr>
        <w:pStyle w:val="ListParagraph"/>
        <w:numPr>
          <w:ilvl w:val="0"/>
          <w:numId w:val="5"/>
        </w:numPr>
        <w:shd w:val="clear" w:color="auto" w:fill="FFFFFF"/>
        <w:spacing w:after="0" w:line="240" w:lineRule="auto"/>
        <w:ind w:left="357" w:hanging="357"/>
        <w:rPr>
          <w:rFonts w:ascii="Segoe UI" w:eastAsia="Times New Roman" w:hAnsi="Segoe UI" w:cs="Segoe UI"/>
          <w:b/>
          <w:color w:val="000000"/>
          <w:sz w:val="22"/>
          <w:szCs w:val="22"/>
          <w:lang w:val="en-IN" w:eastAsia="en-IN"/>
        </w:rPr>
      </w:pPr>
      <w:r w:rsidRPr="00467E93">
        <w:rPr>
          <w:rFonts w:ascii="Segoe UI" w:eastAsia="Times New Roman" w:hAnsi="Segoe UI" w:cs="Segoe UI"/>
          <w:b/>
          <w:color w:val="000000"/>
          <w:sz w:val="22"/>
          <w:szCs w:val="22"/>
          <w:lang w:val="en-IN" w:eastAsia="en-IN"/>
        </w:rPr>
        <w:t xml:space="preserve">Connectivity </w:t>
      </w:r>
      <w:r w:rsidRPr="00467E93">
        <w:rPr>
          <w:rFonts w:ascii="Segoe UI" w:eastAsia="Times New Roman" w:hAnsi="Segoe UI" w:cs="Segoe UI"/>
          <w:color w:val="000000"/>
          <w:sz w:val="22"/>
          <w:szCs w:val="22"/>
          <w:lang w:val="en-IN" w:eastAsia="en-IN"/>
        </w:rPr>
        <w:t xml:space="preserve">Vnets can be connected to each other, and even to your on-premises datacentre by using Site-to-Site VPN connection or Express route connection.  </w:t>
      </w:r>
    </w:p>
    <w:p w14:paraId="6792F362" w14:textId="57D55796" w:rsidR="00570806" w:rsidRDefault="00570806" w:rsidP="00570806">
      <w:pPr>
        <w:shd w:val="clear" w:color="auto" w:fill="FFFFFF"/>
        <w:spacing w:after="0" w:line="240" w:lineRule="auto"/>
        <w:rPr>
          <w:rFonts w:ascii="Segoe UI" w:eastAsia="Times New Roman" w:hAnsi="Segoe UI" w:cs="Segoe UI"/>
          <w:b/>
          <w:color w:val="000000"/>
          <w:sz w:val="22"/>
          <w:szCs w:val="22"/>
          <w:lang w:val="en-IN" w:eastAsia="en-IN"/>
        </w:rPr>
      </w:pPr>
    </w:p>
    <w:p w14:paraId="2E8E0BF5" w14:textId="738195E9" w:rsidR="00570806" w:rsidRDefault="00570806" w:rsidP="00570806">
      <w:pPr>
        <w:shd w:val="clear" w:color="auto" w:fill="FFFFFF"/>
        <w:spacing w:after="0" w:line="240" w:lineRule="auto"/>
        <w:rPr>
          <w:rFonts w:ascii="Segoe UI" w:eastAsia="Times New Roman" w:hAnsi="Segoe UI" w:cs="Segoe UI"/>
          <w:b/>
          <w:color w:val="000000"/>
          <w:sz w:val="22"/>
          <w:szCs w:val="22"/>
          <w:lang w:val="en-IN" w:eastAsia="en-IN"/>
        </w:rPr>
      </w:pPr>
    </w:p>
    <w:p w14:paraId="4D6110F1" w14:textId="1FD3CCC9" w:rsidR="006E1FF5" w:rsidRDefault="006E1FF5" w:rsidP="00570806">
      <w:pPr>
        <w:shd w:val="clear" w:color="auto" w:fill="FFFFFF"/>
        <w:spacing w:after="0" w:line="240" w:lineRule="auto"/>
        <w:rPr>
          <w:rFonts w:ascii="Segoe UI" w:eastAsia="Times New Roman" w:hAnsi="Segoe UI" w:cs="Segoe UI"/>
          <w:b/>
          <w:color w:val="000000"/>
          <w:sz w:val="22"/>
          <w:szCs w:val="22"/>
          <w:lang w:val="en-IN" w:eastAsia="en-IN"/>
        </w:rPr>
      </w:pPr>
    </w:p>
    <w:p w14:paraId="1B640FB1" w14:textId="77777777" w:rsidR="006E1FF5" w:rsidRPr="00570806" w:rsidRDefault="006E1FF5" w:rsidP="00570806">
      <w:pPr>
        <w:shd w:val="clear" w:color="auto" w:fill="FFFFFF"/>
        <w:spacing w:after="0" w:line="240" w:lineRule="auto"/>
        <w:rPr>
          <w:rFonts w:ascii="Segoe UI" w:eastAsia="Times New Roman" w:hAnsi="Segoe UI" w:cs="Segoe UI"/>
          <w:b/>
          <w:color w:val="000000"/>
          <w:sz w:val="22"/>
          <w:szCs w:val="22"/>
          <w:lang w:val="en-IN" w:eastAsia="en-IN"/>
        </w:rPr>
      </w:pPr>
    </w:p>
    <w:p w14:paraId="65D7E41D" w14:textId="774D0857" w:rsidR="003E23AE" w:rsidRPr="00467E93" w:rsidRDefault="003E23AE" w:rsidP="003E23AE">
      <w:pPr>
        <w:shd w:val="clear" w:color="auto" w:fill="FFFFFF"/>
        <w:spacing w:after="0" w:line="240" w:lineRule="auto"/>
        <w:rPr>
          <w:rFonts w:ascii="Segoe UI" w:eastAsia="Times New Roman" w:hAnsi="Segoe UI" w:cs="Segoe UI"/>
          <w:b/>
          <w:color w:val="000000"/>
          <w:sz w:val="22"/>
          <w:szCs w:val="22"/>
          <w:lang w:val="en-IN" w:eastAsia="en-IN"/>
        </w:rPr>
      </w:pPr>
    </w:p>
    <w:p w14:paraId="7DB32B24" w14:textId="77777777" w:rsidR="003549C2" w:rsidRPr="00467E93" w:rsidRDefault="003549C2" w:rsidP="003549C2">
      <w:pPr>
        <w:pStyle w:val="Heading3"/>
        <w:rPr>
          <w:rFonts w:cs="Segoe UI"/>
          <w:sz w:val="22"/>
          <w:szCs w:val="22"/>
          <w:shd w:val="clear" w:color="auto" w:fill="FFFFFF"/>
        </w:rPr>
      </w:pPr>
      <w:bookmarkStart w:id="14" w:name="_Toc8945432"/>
      <w:r w:rsidRPr="00467E93">
        <w:rPr>
          <w:rFonts w:cs="Segoe UI"/>
          <w:sz w:val="22"/>
          <w:szCs w:val="22"/>
          <w:shd w:val="clear" w:color="auto" w:fill="FFFFFF"/>
        </w:rPr>
        <w:lastRenderedPageBreak/>
        <w:t xml:space="preserve">Network </w:t>
      </w:r>
      <w:r w:rsidRPr="00467E93">
        <w:rPr>
          <w:rFonts w:cs="Segoe UI"/>
          <w:sz w:val="22"/>
          <w:szCs w:val="22"/>
        </w:rPr>
        <w:t>Security</w:t>
      </w:r>
      <w:r w:rsidRPr="00467E93">
        <w:rPr>
          <w:rFonts w:cs="Segoe UI"/>
          <w:sz w:val="22"/>
          <w:szCs w:val="22"/>
          <w:shd w:val="clear" w:color="auto" w:fill="FFFFFF"/>
        </w:rPr>
        <w:t xml:space="preserve"> Group:</w:t>
      </w:r>
    </w:p>
    <w:p w14:paraId="35CED6E8" w14:textId="66A9F082" w:rsidR="003549C2" w:rsidRPr="00467E93" w:rsidRDefault="00655AC3" w:rsidP="000003DC">
      <w:pPr>
        <w:pStyle w:val="ListParagraph"/>
        <w:numPr>
          <w:ilvl w:val="0"/>
          <w:numId w:val="15"/>
        </w:numPr>
        <w:shd w:val="clear" w:color="auto" w:fill="FFFFFF"/>
        <w:spacing w:after="0" w:line="240" w:lineRule="auto"/>
        <w:rPr>
          <w:rFonts w:ascii="Segoe UI" w:eastAsia="Times New Roman" w:hAnsi="Segoe UI" w:cs="Segoe UI"/>
          <w:color w:val="000000"/>
          <w:sz w:val="22"/>
          <w:szCs w:val="22"/>
          <w:lang w:val="en-IN" w:eastAsia="en-IN"/>
        </w:rPr>
      </w:pPr>
      <w:r>
        <w:rPr>
          <w:rFonts w:ascii="Segoe UI" w:eastAsia="Times New Roman" w:hAnsi="Segoe UI" w:cs="Segoe UI"/>
          <w:color w:val="000000"/>
          <w:sz w:val="22"/>
          <w:szCs w:val="22"/>
          <w:lang w:val="en-IN" w:eastAsia="en-IN"/>
        </w:rPr>
        <w:t>N</w:t>
      </w:r>
      <w:r w:rsidR="003549C2" w:rsidRPr="00467E93">
        <w:rPr>
          <w:rFonts w:ascii="Segoe UI" w:eastAsia="Times New Roman" w:hAnsi="Segoe UI" w:cs="Segoe UI"/>
          <w:color w:val="000000"/>
          <w:sz w:val="22"/>
          <w:szCs w:val="22"/>
          <w:lang w:val="en-IN" w:eastAsia="en-IN"/>
        </w:rPr>
        <w:t xml:space="preserve">etwork security group is a layer of security that acts as a virtual firewall for controlling traffic in and out of virtual machines (via network interfaces) and subnets. </w:t>
      </w:r>
    </w:p>
    <w:p w14:paraId="5B17500E" w14:textId="77777777" w:rsidR="003549C2" w:rsidRPr="00467E93" w:rsidRDefault="003549C2" w:rsidP="00A16A36">
      <w:pPr>
        <w:pStyle w:val="ListParagraph"/>
        <w:numPr>
          <w:ilvl w:val="0"/>
          <w:numId w:val="87"/>
        </w:numPr>
        <w:shd w:val="clear" w:color="auto" w:fill="FFFFFF"/>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 xml:space="preserve">It contains a set of security rules that allow or deny inbound and outbound traffic using the following 5-tuple: protocol, source IP address range, source port range, destination IP address range, and destination port range. </w:t>
      </w:r>
    </w:p>
    <w:p w14:paraId="286717C2" w14:textId="77777777" w:rsidR="003549C2" w:rsidRPr="00467E93" w:rsidRDefault="003549C2" w:rsidP="00A16A36">
      <w:pPr>
        <w:pStyle w:val="ListParagraph"/>
        <w:numPr>
          <w:ilvl w:val="0"/>
          <w:numId w:val="87"/>
        </w:numPr>
        <w:shd w:val="clear" w:color="auto" w:fill="FFFFFF"/>
        <w:spacing w:before="100" w:beforeAutospacing="1" w:after="100" w:afterAutospacing="1"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A network security group can be associated to multiple network interfaces and subnets, but each network interface or subnet can be associated to only one network security group.</w:t>
      </w:r>
    </w:p>
    <w:p w14:paraId="16072BD2" w14:textId="77777777" w:rsidR="003549C2" w:rsidRPr="00467E93" w:rsidRDefault="003549C2" w:rsidP="00A16A36">
      <w:pPr>
        <w:pStyle w:val="ListParagraph"/>
        <w:numPr>
          <w:ilvl w:val="0"/>
          <w:numId w:val="88"/>
        </w:numPr>
        <w:shd w:val="clear" w:color="auto" w:fill="FFFFFF"/>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Which inspect the incoming and outgoing traffic on the interface</w:t>
      </w:r>
    </w:p>
    <w:p w14:paraId="2C28CF90" w14:textId="77777777" w:rsidR="003549C2" w:rsidRPr="00467E93" w:rsidRDefault="003549C2" w:rsidP="000003DC">
      <w:pPr>
        <w:pStyle w:val="ListParagraph"/>
        <w:numPr>
          <w:ilvl w:val="0"/>
          <w:numId w:val="15"/>
        </w:numPr>
        <w:shd w:val="clear" w:color="auto" w:fill="FFFFFF"/>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 xml:space="preserve">Which allows / denies based in the incoming and outgoing rules </w:t>
      </w:r>
    </w:p>
    <w:p w14:paraId="34AF8A99" w14:textId="77777777" w:rsidR="003549C2" w:rsidRPr="00467E93" w:rsidRDefault="003549C2" w:rsidP="000003DC">
      <w:pPr>
        <w:pStyle w:val="ListParagraph"/>
        <w:numPr>
          <w:ilvl w:val="0"/>
          <w:numId w:val="15"/>
        </w:numPr>
        <w:shd w:val="clear" w:color="auto" w:fill="FFFFFF"/>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 xml:space="preserve">Sit at the network level </w:t>
      </w:r>
    </w:p>
    <w:p w14:paraId="4D64EDC4" w14:textId="77777777" w:rsidR="003549C2" w:rsidRPr="00467E93" w:rsidRDefault="003549C2" w:rsidP="000003DC">
      <w:pPr>
        <w:pStyle w:val="ListParagraph"/>
        <w:numPr>
          <w:ilvl w:val="0"/>
          <w:numId w:val="15"/>
        </w:numPr>
        <w:shd w:val="clear" w:color="auto" w:fill="FFFFFF"/>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 xml:space="preserve">The last rule is denied all </w:t>
      </w:r>
    </w:p>
    <w:p w14:paraId="34025E68" w14:textId="77777777" w:rsidR="003549C2" w:rsidRPr="00467E93" w:rsidRDefault="003549C2" w:rsidP="000003DC">
      <w:pPr>
        <w:pStyle w:val="ListParagraph"/>
        <w:numPr>
          <w:ilvl w:val="0"/>
          <w:numId w:val="15"/>
        </w:numPr>
        <w:shd w:val="clear" w:color="auto" w:fill="FFFFFF"/>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 xml:space="preserve">It can consist of allow rule and deny rule </w:t>
      </w:r>
    </w:p>
    <w:p w14:paraId="59EC8C54" w14:textId="77777777" w:rsidR="003549C2" w:rsidRPr="00467E93" w:rsidRDefault="003549C2" w:rsidP="000003DC">
      <w:pPr>
        <w:pStyle w:val="ListParagraph"/>
        <w:numPr>
          <w:ilvl w:val="0"/>
          <w:numId w:val="15"/>
        </w:numPr>
        <w:shd w:val="clear" w:color="auto" w:fill="FFFFFF"/>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 xml:space="preserve">Based on priority it will allow or deny the traffic </w:t>
      </w:r>
    </w:p>
    <w:p w14:paraId="62D05678" w14:textId="77777777" w:rsidR="003549C2" w:rsidRPr="00467E93" w:rsidRDefault="003549C2" w:rsidP="000003DC">
      <w:pPr>
        <w:pStyle w:val="ListParagraph"/>
        <w:numPr>
          <w:ilvl w:val="0"/>
          <w:numId w:val="15"/>
        </w:numPr>
        <w:shd w:val="clear" w:color="auto" w:fill="FFFFFF"/>
        <w:spacing w:after="0" w:line="240" w:lineRule="auto"/>
        <w:jc w:val="both"/>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 xml:space="preserve">Can be associated with multiple virtual machines </w:t>
      </w:r>
    </w:p>
    <w:p w14:paraId="6D921F45" w14:textId="77777777" w:rsidR="003549C2" w:rsidRPr="00467E93" w:rsidRDefault="003549C2" w:rsidP="000003DC">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b/>
          <w:color w:val="000000"/>
          <w:sz w:val="22"/>
          <w:szCs w:val="22"/>
          <w:lang w:val="en-IN" w:eastAsia="en-IN"/>
        </w:rPr>
        <w:t xml:space="preserve">Name </w:t>
      </w:r>
      <w:r w:rsidRPr="00467E93">
        <w:rPr>
          <w:rFonts w:ascii="Segoe UI" w:eastAsia="Times New Roman" w:hAnsi="Segoe UI" w:cs="Segoe UI"/>
          <w:color w:val="000000"/>
          <w:sz w:val="22"/>
          <w:szCs w:val="22"/>
          <w:lang w:val="en-IN" w:eastAsia="en-IN"/>
        </w:rPr>
        <w:t xml:space="preserve">A unique identifier for the rule </w:t>
      </w:r>
    </w:p>
    <w:p w14:paraId="19C68691" w14:textId="77777777" w:rsidR="003549C2" w:rsidRPr="00467E93" w:rsidRDefault="003549C2" w:rsidP="000003DC">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b/>
          <w:color w:val="000000"/>
          <w:sz w:val="22"/>
          <w:szCs w:val="22"/>
          <w:lang w:val="en-IN" w:eastAsia="en-IN"/>
        </w:rPr>
        <w:t xml:space="preserve">Direction </w:t>
      </w:r>
      <w:r w:rsidRPr="00467E93">
        <w:rPr>
          <w:rFonts w:ascii="Segoe UI" w:eastAsia="Times New Roman" w:hAnsi="Segoe UI" w:cs="Segoe UI"/>
          <w:color w:val="000000"/>
          <w:sz w:val="22"/>
          <w:szCs w:val="22"/>
          <w:lang w:val="en-IN" w:eastAsia="en-IN"/>
        </w:rPr>
        <w:t xml:space="preserve">traffic is inbound or outbound </w:t>
      </w:r>
    </w:p>
    <w:p w14:paraId="70251CC0" w14:textId="77777777" w:rsidR="003549C2" w:rsidRPr="00467E93" w:rsidRDefault="003549C2" w:rsidP="000003DC">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b/>
          <w:color w:val="000000"/>
          <w:sz w:val="22"/>
          <w:szCs w:val="22"/>
          <w:lang w:val="en-IN" w:eastAsia="en-IN"/>
        </w:rPr>
      </w:pPr>
      <w:r w:rsidRPr="00467E93">
        <w:rPr>
          <w:rFonts w:ascii="Segoe UI" w:eastAsia="Times New Roman" w:hAnsi="Segoe UI" w:cs="Segoe UI"/>
          <w:b/>
          <w:color w:val="000000"/>
          <w:sz w:val="22"/>
          <w:szCs w:val="22"/>
          <w:lang w:val="en-IN" w:eastAsia="en-IN"/>
        </w:rPr>
        <w:t>Priority</w:t>
      </w:r>
      <w:r w:rsidRPr="00467E93">
        <w:rPr>
          <w:rFonts w:ascii="Segoe UI" w:eastAsia="Times New Roman" w:hAnsi="Segoe UI" w:cs="Segoe UI"/>
          <w:color w:val="000000"/>
          <w:sz w:val="22"/>
          <w:szCs w:val="22"/>
          <w:lang w:val="en-IN" w:eastAsia="en-IN"/>
        </w:rPr>
        <w:t xml:space="preserve"> Rule with higher priority apply </w:t>
      </w:r>
    </w:p>
    <w:p w14:paraId="5ACCD4CE" w14:textId="77777777" w:rsidR="003549C2" w:rsidRPr="00467E93" w:rsidRDefault="003549C2" w:rsidP="000003DC">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b/>
          <w:color w:val="000000"/>
          <w:sz w:val="22"/>
          <w:szCs w:val="22"/>
          <w:lang w:val="en-IN" w:eastAsia="en-IN"/>
        </w:rPr>
      </w:pPr>
      <w:r w:rsidRPr="00467E93">
        <w:rPr>
          <w:rFonts w:ascii="Segoe UI" w:eastAsia="Times New Roman" w:hAnsi="Segoe UI" w:cs="Segoe UI"/>
          <w:b/>
          <w:color w:val="000000"/>
          <w:sz w:val="22"/>
          <w:szCs w:val="22"/>
          <w:lang w:val="en-IN" w:eastAsia="en-IN"/>
        </w:rPr>
        <w:t xml:space="preserve">Access </w:t>
      </w:r>
      <w:r w:rsidRPr="00467E93">
        <w:rPr>
          <w:rFonts w:ascii="Segoe UI" w:eastAsia="Times New Roman" w:hAnsi="Segoe UI" w:cs="Segoe UI"/>
          <w:color w:val="000000"/>
          <w:sz w:val="22"/>
          <w:szCs w:val="22"/>
          <w:lang w:val="en-IN" w:eastAsia="en-IN"/>
        </w:rPr>
        <w:t xml:space="preserve">Specifies whether is traffic is allowed or denied </w:t>
      </w:r>
    </w:p>
    <w:p w14:paraId="7F0CC1C4" w14:textId="77777777" w:rsidR="003549C2" w:rsidRPr="00467E93" w:rsidRDefault="003549C2" w:rsidP="000003DC">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b/>
          <w:color w:val="000000"/>
          <w:sz w:val="22"/>
          <w:szCs w:val="22"/>
          <w:lang w:val="en-IN" w:eastAsia="en-IN"/>
        </w:rPr>
      </w:pPr>
      <w:r w:rsidRPr="00467E93">
        <w:rPr>
          <w:rFonts w:ascii="Segoe UI" w:eastAsia="Times New Roman" w:hAnsi="Segoe UI" w:cs="Segoe UI"/>
          <w:b/>
          <w:color w:val="000000"/>
          <w:sz w:val="22"/>
          <w:szCs w:val="22"/>
          <w:lang w:val="en-IN" w:eastAsia="en-IN"/>
        </w:rPr>
        <w:t xml:space="preserve">Source IP address Prefix </w:t>
      </w:r>
      <w:r w:rsidRPr="00467E93">
        <w:rPr>
          <w:rFonts w:ascii="Segoe UI" w:eastAsia="Times New Roman" w:hAnsi="Segoe UI" w:cs="Segoe UI"/>
          <w:color w:val="000000"/>
          <w:sz w:val="22"/>
          <w:szCs w:val="22"/>
          <w:lang w:val="en-IN" w:eastAsia="en-IN"/>
        </w:rPr>
        <w:t xml:space="preserve">This identifies from where traffic originates </w:t>
      </w:r>
    </w:p>
    <w:p w14:paraId="277281BA" w14:textId="77777777" w:rsidR="003549C2" w:rsidRPr="00467E93" w:rsidRDefault="003549C2" w:rsidP="000003DC">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b/>
          <w:color w:val="000000"/>
          <w:sz w:val="22"/>
          <w:szCs w:val="22"/>
          <w:lang w:val="en-IN" w:eastAsia="en-IN"/>
        </w:rPr>
      </w:pPr>
      <w:r w:rsidRPr="00467E93">
        <w:rPr>
          <w:rFonts w:ascii="Segoe UI" w:eastAsia="Times New Roman" w:hAnsi="Segoe UI" w:cs="Segoe UI"/>
          <w:b/>
          <w:color w:val="000000"/>
          <w:sz w:val="22"/>
          <w:szCs w:val="22"/>
          <w:lang w:val="en-IN" w:eastAsia="en-IN"/>
        </w:rPr>
        <w:t xml:space="preserve">Source Port Range </w:t>
      </w:r>
      <w:r w:rsidRPr="00467E93">
        <w:rPr>
          <w:rFonts w:ascii="Segoe UI" w:eastAsia="Times New Roman" w:hAnsi="Segoe UI" w:cs="Segoe UI"/>
          <w:color w:val="000000"/>
          <w:sz w:val="22"/>
          <w:szCs w:val="22"/>
          <w:lang w:val="en-IN" w:eastAsia="en-IN"/>
        </w:rPr>
        <w:t xml:space="preserve">This specifies port range </w:t>
      </w:r>
    </w:p>
    <w:p w14:paraId="6EE78A6B" w14:textId="77777777" w:rsidR="003549C2" w:rsidRPr="00467E93" w:rsidRDefault="003549C2" w:rsidP="000003DC">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b/>
          <w:color w:val="000000"/>
          <w:sz w:val="22"/>
          <w:szCs w:val="22"/>
          <w:lang w:val="en-IN" w:eastAsia="en-IN"/>
        </w:rPr>
      </w:pPr>
      <w:r w:rsidRPr="00467E93">
        <w:rPr>
          <w:rFonts w:ascii="Segoe UI" w:eastAsia="Times New Roman" w:hAnsi="Segoe UI" w:cs="Segoe UI"/>
          <w:b/>
          <w:color w:val="000000"/>
          <w:sz w:val="22"/>
          <w:szCs w:val="22"/>
          <w:lang w:val="en-IN" w:eastAsia="en-IN"/>
        </w:rPr>
        <w:t xml:space="preserve">Destination IP address Prefix </w:t>
      </w:r>
      <w:r w:rsidRPr="00467E93">
        <w:rPr>
          <w:rFonts w:ascii="Segoe UI" w:eastAsia="Times New Roman" w:hAnsi="Segoe UI" w:cs="Segoe UI"/>
          <w:color w:val="000000"/>
          <w:sz w:val="22"/>
          <w:szCs w:val="22"/>
          <w:lang w:val="en-IN" w:eastAsia="en-IN"/>
        </w:rPr>
        <w:t xml:space="preserve">This identifies the destination traffic </w:t>
      </w:r>
    </w:p>
    <w:p w14:paraId="43B62082" w14:textId="77777777" w:rsidR="003549C2" w:rsidRPr="00467E93" w:rsidRDefault="003549C2" w:rsidP="000003DC">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b/>
          <w:color w:val="000000"/>
          <w:sz w:val="22"/>
          <w:szCs w:val="22"/>
          <w:lang w:val="en-IN" w:eastAsia="en-IN"/>
        </w:rPr>
      </w:pPr>
      <w:r w:rsidRPr="00467E93">
        <w:rPr>
          <w:rFonts w:ascii="Segoe UI" w:eastAsia="Times New Roman" w:hAnsi="Segoe UI" w:cs="Segoe UI"/>
          <w:b/>
          <w:color w:val="000000"/>
          <w:sz w:val="22"/>
          <w:szCs w:val="22"/>
          <w:lang w:val="en-IN" w:eastAsia="en-IN"/>
        </w:rPr>
        <w:t xml:space="preserve">Destination Port Range </w:t>
      </w:r>
      <w:r w:rsidRPr="00467E93">
        <w:rPr>
          <w:rFonts w:ascii="Segoe UI" w:eastAsia="Times New Roman" w:hAnsi="Segoe UI" w:cs="Segoe UI"/>
          <w:color w:val="000000"/>
          <w:sz w:val="22"/>
          <w:szCs w:val="22"/>
          <w:lang w:val="en-IN" w:eastAsia="en-IN"/>
        </w:rPr>
        <w:t>This Specifies destination port range</w:t>
      </w:r>
      <w:r w:rsidRPr="00467E93">
        <w:rPr>
          <w:rFonts w:ascii="Segoe UI" w:eastAsia="Times New Roman" w:hAnsi="Segoe UI" w:cs="Segoe UI"/>
          <w:b/>
          <w:color w:val="000000"/>
          <w:sz w:val="22"/>
          <w:szCs w:val="22"/>
          <w:lang w:val="en-IN" w:eastAsia="en-IN"/>
        </w:rPr>
        <w:t xml:space="preserve"> </w:t>
      </w:r>
    </w:p>
    <w:p w14:paraId="23DF9519" w14:textId="77777777" w:rsidR="003D0F13" w:rsidRDefault="003549C2" w:rsidP="000003DC">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b/>
          <w:color w:val="000000"/>
          <w:sz w:val="22"/>
          <w:szCs w:val="22"/>
          <w:lang w:val="en-IN" w:eastAsia="en-IN"/>
        </w:rPr>
      </w:pPr>
      <w:r w:rsidRPr="00467E93">
        <w:rPr>
          <w:rFonts w:ascii="Segoe UI" w:eastAsia="Times New Roman" w:hAnsi="Segoe UI" w:cs="Segoe UI"/>
          <w:b/>
          <w:color w:val="000000"/>
          <w:sz w:val="22"/>
          <w:szCs w:val="22"/>
          <w:lang w:val="en-IN" w:eastAsia="en-IN"/>
        </w:rPr>
        <w:t xml:space="preserve">Protocol </w:t>
      </w:r>
      <w:proofErr w:type="spellStart"/>
      <w:r w:rsidRPr="00467E93">
        <w:rPr>
          <w:rFonts w:ascii="Segoe UI" w:eastAsia="Times New Roman" w:hAnsi="Segoe UI" w:cs="Segoe UI"/>
          <w:color w:val="000000"/>
          <w:sz w:val="22"/>
          <w:szCs w:val="22"/>
          <w:lang w:val="en-IN" w:eastAsia="en-IN"/>
        </w:rPr>
        <w:t>protocol</w:t>
      </w:r>
      <w:proofErr w:type="spellEnd"/>
      <w:r w:rsidRPr="00467E93">
        <w:rPr>
          <w:rFonts w:ascii="Segoe UI" w:eastAsia="Times New Roman" w:hAnsi="Segoe UI" w:cs="Segoe UI"/>
          <w:color w:val="000000"/>
          <w:sz w:val="22"/>
          <w:szCs w:val="22"/>
          <w:lang w:val="en-IN" w:eastAsia="en-IN"/>
        </w:rPr>
        <w:t xml:space="preserve"> specifies a protocol that match the rule it can be UDP, TCP, or the asterisk (</w:t>
      </w:r>
      <w:r w:rsidRPr="00467E93">
        <w:rPr>
          <w:rFonts w:ascii="Segoe UI" w:eastAsia="Times New Roman" w:hAnsi="Segoe UI" w:cs="Segoe UI"/>
          <w:b/>
          <w:color w:val="000000"/>
          <w:sz w:val="22"/>
          <w:szCs w:val="22"/>
          <w:lang w:val="en-IN" w:eastAsia="en-IN"/>
        </w:rPr>
        <w:t>*</w:t>
      </w:r>
      <w:r w:rsidRPr="00467E93">
        <w:rPr>
          <w:rFonts w:ascii="Segoe UI" w:eastAsia="Times New Roman" w:hAnsi="Segoe UI" w:cs="Segoe UI"/>
          <w:color w:val="000000"/>
          <w:sz w:val="22"/>
          <w:szCs w:val="22"/>
          <w:lang w:val="en-IN" w:eastAsia="en-IN"/>
        </w:rPr>
        <w:t>)</w:t>
      </w:r>
      <w:r w:rsidRPr="00467E93">
        <w:rPr>
          <w:rFonts w:ascii="Segoe UI" w:eastAsia="Times New Roman" w:hAnsi="Segoe UI" w:cs="Segoe UI"/>
          <w:b/>
          <w:color w:val="000000"/>
          <w:sz w:val="22"/>
          <w:szCs w:val="22"/>
          <w:lang w:val="en-IN" w:eastAsia="en-IN"/>
        </w:rPr>
        <w:t xml:space="preserve"> </w:t>
      </w:r>
      <w:r w:rsidRPr="00467E93">
        <w:rPr>
          <w:rFonts w:ascii="Segoe UI" w:eastAsia="Times New Roman" w:hAnsi="Segoe UI" w:cs="Segoe UI"/>
          <w:color w:val="000000"/>
          <w:sz w:val="22"/>
          <w:szCs w:val="22"/>
          <w:lang w:val="en-IN" w:eastAsia="en-IN"/>
        </w:rPr>
        <w:t>wildcard character</w:t>
      </w:r>
      <w:r w:rsidRPr="00467E93">
        <w:rPr>
          <w:rFonts w:ascii="Segoe UI" w:eastAsia="Times New Roman" w:hAnsi="Segoe UI" w:cs="Segoe UI"/>
          <w:b/>
          <w:color w:val="000000"/>
          <w:sz w:val="22"/>
          <w:szCs w:val="22"/>
          <w:lang w:val="en-IN" w:eastAsia="en-IN"/>
        </w:rPr>
        <w:t xml:space="preserve"> </w:t>
      </w:r>
    </w:p>
    <w:p w14:paraId="3D09FBF6" w14:textId="08161862" w:rsidR="003549C2" w:rsidRDefault="003549C2" w:rsidP="003D0F13">
      <w:pPr>
        <w:pStyle w:val="ListParagraph"/>
        <w:shd w:val="clear" w:color="auto" w:fill="FFFFFF"/>
        <w:spacing w:before="100" w:beforeAutospacing="1" w:after="100" w:afterAutospacing="1" w:line="240" w:lineRule="auto"/>
        <w:rPr>
          <w:rFonts w:ascii="Segoe UI" w:eastAsia="Times New Roman" w:hAnsi="Segoe UI" w:cs="Segoe UI"/>
          <w:b/>
          <w:color w:val="000000"/>
          <w:sz w:val="22"/>
          <w:szCs w:val="22"/>
          <w:lang w:val="en-IN" w:eastAsia="en-IN"/>
        </w:rPr>
      </w:pPr>
      <w:r w:rsidRPr="00467E93">
        <w:rPr>
          <w:rFonts w:ascii="Segoe UI" w:eastAsia="Times New Roman" w:hAnsi="Segoe UI" w:cs="Segoe UI"/>
          <w:b/>
          <w:noProof/>
          <w:color w:val="000000"/>
          <w:sz w:val="22"/>
          <w:szCs w:val="22"/>
        </w:rPr>
        <w:drawing>
          <wp:inline distT="0" distB="0" distL="0" distR="0" wp14:anchorId="7B3CAAFE" wp14:editId="5522E552">
            <wp:extent cx="4840605" cy="2534208"/>
            <wp:effectExtent l="304800" t="304800" r="321945" b="3238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8292" cy="255393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313D2F3" w14:textId="6A6BBD91" w:rsidR="003549C2" w:rsidRPr="00467E93" w:rsidRDefault="003549C2" w:rsidP="008C6D68">
      <w:pPr>
        <w:shd w:val="clear" w:color="auto" w:fill="FFFFFF"/>
        <w:spacing w:before="100" w:beforeAutospacing="1" w:after="100" w:afterAutospacing="1" w:line="240" w:lineRule="auto"/>
        <w:rPr>
          <w:rFonts w:ascii="Segoe UI" w:eastAsia="Times New Roman" w:hAnsi="Segoe UI" w:cs="Segoe UI"/>
          <w:b/>
          <w:color w:val="000000"/>
          <w:sz w:val="22"/>
          <w:szCs w:val="22"/>
          <w:lang w:val="en-IN" w:eastAsia="en-IN"/>
        </w:rPr>
      </w:pPr>
    </w:p>
    <w:p w14:paraId="6A909229" w14:textId="77777777" w:rsidR="003549C2" w:rsidRPr="00467E93" w:rsidRDefault="003549C2" w:rsidP="000003DC">
      <w:pPr>
        <w:pStyle w:val="ListParagraph"/>
        <w:numPr>
          <w:ilvl w:val="0"/>
          <w:numId w:val="2"/>
        </w:numPr>
        <w:shd w:val="clear" w:color="auto" w:fill="FFFFFF"/>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lastRenderedPageBreak/>
        <w:t>Traffic flow in a Virtual Network:</w:t>
      </w:r>
    </w:p>
    <w:p w14:paraId="47441F96" w14:textId="77777777" w:rsidR="003549C2" w:rsidRPr="00467E93" w:rsidRDefault="003549C2" w:rsidP="000003DC">
      <w:pPr>
        <w:pStyle w:val="ListParagraph"/>
        <w:numPr>
          <w:ilvl w:val="0"/>
          <w:numId w:val="2"/>
        </w:numPr>
        <w:shd w:val="clear" w:color="auto" w:fill="FFFFFF"/>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 xml:space="preserve">This may not always be desired </w:t>
      </w:r>
    </w:p>
    <w:p w14:paraId="1B7C9E87" w14:textId="77777777" w:rsidR="003549C2" w:rsidRPr="00467E93" w:rsidRDefault="003549C2" w:rsidP="000003DC">
      <w:pPr>
        <w:pStyle w:val="ListParagraph"/>
        <w:numPr>
          <w:ilvl w:val="0"/>
          <w:numId w:val="2"/>
        </w:numPr>
        <w:shd w:val="clear" w:color="auto" w:fill="FFFFFF"/>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 xml:space="preserve">-in a multi- tiered application may want only neighbour tires to communicate </w:t>
      </w:r>
    </w:p>
    <w:p w14:paraId="16DA5D23" w14:textId="77777777" w:rsidR="003549C2" w:rsidRPr="00467E93" w:rsidRDefault="003549C2" w:rsidP="000003DC">
      <w:pPr>
        <w:pStyle w:val="ListParagraph"/>
        <w:numPr>
          <w:ilvl w:val="0"/>
          <w:numId w:val="2"/>
        </w:numPr>
        <w:shd w:val="clear" w:color="auto" w:fill="FFFFFF"/>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 xml:space="preserve">-May want to restrict types of traffic </w:t>
      </w:r>
    </w:p>
    <w:p w14:paraId="5233D51D" w14:textId="77777777" w:rsidR="003549C2" w:rsidRPr="00467E93" w:rsidRDefault="003549C2" w:rsidP="000003DC">
      <w:pPr>
        <w:pStyle w:val="ListParagraph"/>
        <w:numPr>
          <w:ilvl w:val="0"/>
          <w:numId w:val="2"/>
        </w:numPr>
        <w:shd w:val="clear" w:color="auto" w:fill="FFFFFF"/>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Enable rule to be created then assigned to a network security group</w:t>
      </w:r>
    </w:p>
    <w:p w14:paraId="2983ABBA" w14:textId="77777777" w:rsidR="003549C2" w:rsidRPr="00467E93" w:rsidRDefault="003549C2" w:rsidP="000003DC">
      <w:pPr>
        <w:pStyle w:val="ListParagraph"/>
        <w:numPr>
          <w:ilvl w:val="0"/>
          <w:numId w:val="2"/>
        </w:numPr>
        <w:shd w:val="clear" w:color="auto" w:fill="FFFFFF"/>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Applied to subnet or vmNIC</w:t>
      </w:r>
    </w:p>
    <w:p w14:paraId="3B5FD184" w14:textId="77777777" w:rsidR="003549C2" w:rsidRPr="00467E93" w:rsidRDefault="003549C2" w:rsidP="000003DC">
      <w:pPr>
        <w:pStyle w:val="ListParagraph"/>
        <w:numPr>
          <w:ilvl w:val="0"/>
          <w:numId w:val="2"/>
        </w:numPr>
        <w:shd w:val="clear" w:color="auto" w:fill="FFFFFF"/>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When applied to subnet it is still enforced at the vmNIC it is not an “edge” device</w:t>
      </w:r>
    </w:p>
    <w:p w14:paraId="65F591B6" w14:textId="77777777" w:rsidR="003549C2" w:rsidRPr="00467E93" w:rsidRDefault="003549C2" w:rsidP="003549C2">
      <w:pPr>
        <w:pStyle w:val="NormalWeb"/>
        <w:spacing w:before="0" w:beforeAutospacing="0" w:after="0" w:afterAutospacing="0"/>
        <w:rPr>
          <w:rFonts w:ascii="Segoe UI" w:hAnsi="Segoe UI" w:cs="Segoe UI"/>
          <w:b/>
          <w:color w:val="0070C0"/>
          <w:sz w:val="22"/>
          <w:szCs w:val="22"/>
          <w:u w:val="single"/>
        </w:rPr>
      </w:pPr>
    </w:p>
    <w:p w14:paraId="6145EDE9" w14:textId="539DD5EE" w:rsidR="003E23AE" w:rsidRPr="00C47785" w:rsidRDefault="003E23AE" w:rsidP="00B44F2B">
      <w:pPr>
        <w:pStyle w:val="Heading3"/>
        <w:rPr>
          <w:rFonts w:eastAsia="Times New Roman" w:cs="Segoe UI"/>
          <w:bCs/>
          <w:sz w:val="22"/>
          <w:szCs w:val="22"/>
          <w:lang w:val="en-IN" w:eastAsia="en-IN"/>
        </w:rPr>
      </w:pPr>
      <w:r w:rsidRPr="00C47785">
        <w:rPr>
          <w:rFonts w:eastAsia="Times New Roman" w:cs="Segoe UI"/>
          <w:bCs/>
          <w:sz w:val="22"/>
          <w:szCs w:val="22"/>
          <w:lang w:val="en-IN" w:eastAsia="en-IN"/>
        </w:rPr>
        <w:t>Azure Firewall</w:t>
      </w:r>
      <w:bookmarkEnd w:id="14"/>
    </w:p>
    <w:p w14:paraId="3AD5A4CA" w14:textId="0204117A" w:rsidR="00DF5DFD" w:rsidRDefault="00DF5DFD" w:rsidP="00A16A36">
      <w:pPr>
        <w:pStyle w:val="ListParagraph"/>
        <w:numPr>
          <w:ilvl w:val="0"/>
          <w:numId w:val="65"/>
        </w:numPr>
        <w:shd w:val="clear" w:color="auto" w:fill="FFFFFF"/>
        <w:spacing w:after="0" w:line="240" w:lineRule="auto"/>
        <w:rPr>
          <w:rFonts w:ascii="Segoe UI" w:eastAsia="Times New Roman" w:hAnsi="Segoe UI" w:cs="Segoe UI"/>
          <w:sz w:val="22"/>
          <w:szCs w:val="22"/>
          <w:lang w:val="en-IN" w:eastAsia="en-IN"/>
        </w:rPr>
      </w:pPr>
      <w:r w:rsidRPr="00DF5DFD">
        <w:rPr>
          <w:rFonts w:ascii="Segoe UI" w:eastAsia="Times New Roman" w:hAnsi="Segoe UI" w:cs="Segoe UI"/>
          <w:sz w:val="22"/>
          <w:szCs w:val="22"/>
          <w:lang w:val="en-IN" w:eastAsia="en-IN"/>
        </w:rPr>
        <w:t>Azure Firewall is a managed, cloud-based network security service that protects your Azure Virtual Network resources. It's a fully stateful firewall as a service with built-in high availability and unrestricted cloud scalability.</w:t>
      </w:r>
    </w:p>
    <w:p w14:paraId="6971F646" w14:textId="78DC69D9" w:rsidR="003E23AE" w:rsidRPr="003015E2" w:rsidRDefault="003E23AE" w:rsidP="00A16A36">
      <w:pPr>
        <w:pStyle w:val="ListParagraph"/>
        <w:numPr>
          <w:ilvl w:val="0"/>
          <w:numId w:val="65"/>
        </w:numPr>
        <w:shd w:val="clear" w:color="auto" w:fill="FFFFFF"/>
        <w:spacing w:after="0" w:line="240" w:lineRule="auto"/>
        <w:rPr>
          <w:rFonts w:ascii="Segoe UI" w:eastAsia="Times New Roman" w:hAnsi="Segoe UI" w:cs="Segoe UI"/>
          <w:sz w:val="22"/>
          <w:szCs w:val="22"/>
          <w:lang w:val="en-IN" w:eastAsia="en-IN"/>
        </w:rPr>
      </w:pPr>
      <w:r w:rsidRPr="003015E2">
        <w:rPr>
          <w:rFonts w:ascii="Segoe UI" w:eastAsia="Times New Roman" w:hAnsi="Segoe UI" w:cs="Segoe UI"/>
          <w:sz w:val="22"/>
          <w:szCs w:val="22"/>
          <w:lang w:val="en-IN" w:eastAsia="en-IN"/>
        </w:rPr>
        <w:t>NSGs provide the ability to control traffic but is based around IP ranges and implemented in the VFP</w:t>
      </w:r>
    </w:p>
    <w:p w14:paraId="1B28D655" w14:textId="77777777" w:rsidR="003E23AE" w:rsidRPr="00CA4E7E" w:rsidRDefault="003E23AE" w:rsidP="00A16A36">
      <w:pPr>
        <w:pStyle w:val="ListParagraph"/>
        <w:numPr>
          <w:ilvl w:val="0"/>
          <w:numId w:val="65"/>
        </w:numPr>
        <w:shd w:val="clear" w:color="auto" w:fill="FFFFFF"/>
        <w:spacing w:after="0" w:line="240" w:lineRule="auto"/>
        <w:rPr>
          <w:rFonts w:ascii="Segoe UI" w:eastAsia="Times New Roman" w:hAnsi="Segoe UI" w:cs="Segoe UI"/>
          <w:sz w:val="22"/>
          <w:szCs w:val="22"/>
          <w:lang w:val="en-IN" w:eastAsia="en-IN"/>
        </w:rPr>
      </w:pPr>
      <w:r w:rsidRPr="00CA4E7E">
        <w:rPr>
          <w:rFonts w:ascii="Segoe UI" w:eastAsia="Times New Roman" w:hAnsi="Segoe UI" w:cs="Segoe UI"/>
          <w:sz w:val="22"/>
          <w:szCs w:val="22"/>
          <w:lang w:val="en-IN" w:eastAsia="en-IN"/>
        </w:rPr>
        <w:t xml:space="preserve">Azure firewall provides a native NVA that is deployed to a virtual network and is highly available and leverages full cloud scalability </w:t>
      </w:r>
    </w:p>
    <w:p w14:paraId="32DA663C" w14:textId="77777777" w:rsidR="003E23AE" w:rsidRPr="00CA4E7E" w:rsidRDefault="003E23AE" w:rsidP="00A16A36">
      <w:pPr>
        <w:pStyle w:val="ListParagraph"/>
        <w:numPr>
          <w:ilvl w:val="0"/>
          <w:numId w:val="65"/>
        </w:numPr>
        <w:shd w:val="clear" w:color="auto" w:fill="FFFFFF"/>
        <w:spacing w:after="0" w:line="240" w:lineRule="auto"/>
        <w:rPr>
          <w:rFonts w:ascii="Segoe UI" w:eastAsia="Times New Roman" w:hAnsi="Segoe UI" w:cs="Segoe UI"/>
          <w:sz w:val="22"/>
          <w:szCs w:val="22"/>
          <w:lang w:val="en-IN" w:eastAsia="en-IN"/>
        </w:rPr>
      </w:pPr>
      <w:r w:rsidRPr="00CA4E7E">
        <w:rPr>
          <w:rFonts w:ascii="Segoe UI" w:eastAsia="Times New Roman" w:hAnsi="Segoe UI" w:cs="Segoe UI"/>
          <w:sz w:val="22"/>
          <w:szCs w:val="22"/>
          <w:lang w:val="en-IN" w:eastAsia="en-IN"/>
        </w:rPr>
        <w:t xml:space="preserve">UDR is utilized to direct internet bound traffic via the azure firewall </w:t>
      </w:r>
    </w:p>
    <w:p w14:paraId="298883C5" w14:textId="6A1AC0EA" w:rsidR="003E23AE" w:rsidRPr="00CA4E7E" w:rsidRDefault="003E23AE" w:rsidP="00A16A36">
      <w:pPr>
        <w:pStyle w:val="ListParagraph"/>
        <w:numPr>
          <w:ilvl w:val="0"/>
          <w:numId w:val="65"/>
        </w:numPr>
        <w:shd w:val="clear" w:color="auto" w:fill="FFFFFF"/>
        <w:spacing w:after="0" w:line="240" w:lineRule="auto"/>
        <w:rPr>
          <w:rFonts w:ascii="Segoe UI" w:eastAsia="Times New Roman" w:hAnsi="Segoe UI" w:cs="Segoe UI"/>
          <w:sz w:val="22"/>
          <w:szCs w:val="22"/>
          <w:lang w:val="en-IN" w:eastAsia="en-IN"/>
        </w:rPr>
      </w:pPr>
      <w:r w:rsidRPr="00CA4E7E">
        <w:rPr>
          <w:rFonts w:ascii="Segoe UI" w:eastAsia="Times New Roman" w:hAnsi="Segoe UI" w:cs="Segoe UI"/>
          <w:sz w:val="22"/>
          <w:szCs w:val="22"/>
          <w:lang w:val="en-IN" w:eastAsia="en-IN"/>
        </w:rPr>
        <w:t>Azure firewall enables for FQDN whitelisting and NAT services</w:t>
      </w:r>
      <w:bookmarkEnd w:id="13"/>
    </w:p>
    <w:p w14:paraId="1F67D003" w14:textId="41083A01" w:rsidR="00A36DF4" w:rsidRPr="00CA4E7E" w:rsidRDefault="00F42D4F" w:rsidP="00A16A36">
      <w:pPr>
        <w:pStyle w:val="ListParagraph"/>
        <w:numPr>
          <w:ilvl w:val="0"/>
          <w:numId w:val="65"/>
        </w:numPr>
        <w:shd w:val="clear" w:color="auto" w:fill="FFFFFF"/>
        <w:spacing w:after="0" w:line="240" w:lineRule="auto"/>
        <w:rPr>
          <w:rFonts w:ascii="Segoe UI" w:eastAsia="Times New Roman" w:hAnsi="Segoe UI" w:cs="Segoe UI"/>
          <w:sz w:val="22"/>
          <w:szCs w:val="22"/>
          <w:lang w:val="en-IN" w:eastAsia="en-IN"/>
        </w:rPr>
      </w:pPr>
      <w:r w:rsidRPr="00CA4E7E">
        <w:rPr>
          <w:rFonts w:ascii="Segoe UI" w:eastAsia="Times New Roman" w:hAnsi="Segoe UI" w:cs="Segoe UI"/>
          <w:sz w:val="22"/>
          <w:szCs w:val="22"/>
          <w:lang w:val="en-IN" w:eastAsia="en-IN"/>
        </w:rPr>
        <w:t xml:space="preserve">High availability </w:t>
      </w:r>
    </w:p>
    <w:p w14:paraId="64B01005" w14:textId="36517266" w:rsidR="00A36DF4" w:rsidRDefault="00F42D4F" w:rsidP="00A16A36">
      <w:pPr>
        <w:pStyle w:val="ListParagraph"/>
        <w:numPr>
          <w:ilvl w:val="0"/>
          <w:numId w:val="65"/>
        </w:numPr>
        <w:shd w:val="clear" w:color="auto" w:fill="FFFFFF"/>
        <w:spacing w:after="0" w:line="240" w:lineRule="auto"/>
        <w:rPr>
          <w:rFonts w:ascii="Segoe UI" w:eastAsia="Times New Roman" w:hAnsi="Segoe UI" w:cs="Segoe UI"/>
          <w:sz w:val="22"/>
          <w:szCs w:val="22"/>
          <w:lang w:val="en-IN" w:eastAsia="en-IN"/>
        </w:rPr>
      </w:pPr>
      <w:r w:rsidRPr="00CA4E7E">
        <w:rPr>
          <w:rFonts w:ascii="Segoe UI" w:eastAsia="Times New Roman" w:hAnsi="Segoe UI" w:cs="Segoe UI"/>
          <w:sz w:val="22"/>
          <w:szCs w:val="22"/>
          <w:lang w:val="en-IN" w:eastAsia="en-IN"/>
        </w:rPr>
        <w:t xml:space="preserve">Unrestricted scalability </w:t>
      </w:r>
    </w:p>
    <w:p w14:paraId="6D9E8B78" w14:textId="711F2B6A" w:rsidR="00B0135E" w:rsidRDefault="00B0135E" w:rsidP="00A16A36">
      <w:pPr>
        <w:pStyle w:val="ListParagraph"/>
        <w:numPr>
          <w:ilvl w:val="0"/>
          <w:numId w:val="65"/>
        </w:numPr>
        <w:shd w:val="clear" w:color="auto" w:fill="FFFFFF"/>
        <w:spacing w:after="0" w:line="240" w:lineRule="auto"/>
        <w:rPr>
          <w:rFonts w:ascii="Segoe UI" w:eastAsia="Times New Roman" w:hAnsi="Segoe UI" w:cs="Segoe UI"/>
          <w:sz w:val="22"/>
          <w:szCs w:val="22"/>
          <w:lang w:val="en-IN" w:eastAsia="en-IN"/>
        </w:rPr>
      </w:pPr>
      <w:r w:rsidRPr="00B0135E">
        <w:rPr>
          <w:rFonts w:ascii="Segoe UI" w:eastAsia="Times New Roman" w:hAnsi="Segoe UI" w:cs="Segoe UI"/>
          <w:sz w:val="22"/>
          <w:szCs w:val="22"/>
          <w:lang w:val="en-IN" w:eastAsia="en-IN"/>
        </w:rPr>
        <w:t>Azure Firewall is a managed, cloud-based network security service that protects your Azure Virtual Network resources. It's a fully stateful firewall as a service with built-in high availability and unrestricted cloud scalability.</w:t>
      </w:r>
    </w:p>
    <w:p w14:paraId="53D18742" w14:textId="66DC5AB9" w:rsidR="00DF5DFD" w:rsidRDefault="00DF5DFD" w:rsidP="00DF5DFD">
      <w:pPr>
        <w:shd w:val="clear" w:color="auto" w:fill="FFFFFF"/>
        <w:spacing w:after="0" w:line="240" w:lineRule="auto"/>
        <w:rPr>
          <w:rFonts w:ascii="Segoe UI" w:eastAsia="Times New Roman" w:hAnsi="Segoe UI" w:cs="Segoe UI"/>
          <w:sz w:val="22"/>
          <w:szCs w:val="22"/>
          <w:lang w:val="en-IN" w:eastAsia="en-IN"/>
        </w:rPr>
      </w:pPr>
    </w:p>
    <w:p w14:paraId="2E916711" w14:textId="1B2BB452" w:rsidR="00DF5DFD" w:rsidRDefault="00DF5DFD" w:rsidP="00DF5DFD">
      <w:pPr>
        <w:shd w:val="clear" w:color="auto" w:fill="FFFFFF"/>
        <w:spacing w:after="0" w:line="240" w:lineRule="auto"/>
        <w:rPr>
          <w:rFonts w:ascii="Segoe UI" w:eastAsia="Times New Roman" w:hAnsi="Segoe UI" w:cs="Segoe UI"/>
          <w:sz w:val="22"/>
          <w:szCs w:val="22"/>
          <w:lang w:val="en-IN" w:eastAsia="en-IN"/>
        </w:rPr>
      </w:pPr>
    </w:p>
    <w:p w14:paraId="76B169A7" w14:textId="0F2F30E5" w:rsidR="00DF5DFD" w:rsidRDefault="00DF5DFD" w:rsidP="00DF5DFD">
      <w:pPr>
        <w:shd w:val="clear" w:color="auto" w:fill="FFFFFF"/>
        <w:spacing w:after="0" w:line="240" w:lineRule="auto"/>
        <w:rPr>
          <w:rFonts w:ascii="Segoe UI" w:eastAsia="Times New Roman" w:hAnsi="Segoe UI" w:cs="Segoe UI"/>
          <w:sz w:val="22"/>
          <w:szCs w:val="22"/>
          <w:lang w:val="en-IN" w:eastAsia="en-IN"/>
        </w:rPr>
      </w:pPr>
    </w:p>
    <w:p w14:paraId="0173FF81" w14:textId="77777777" w:rsidR="005E2847" w:rsidRPr="00467E93" w:rsidRDefault="005E2847" w:rsidP="009A0312">
      <w:pPr>
        <w:pStyle w:val="NormalWeb"/>
        <w:spacing w:before="0" w:beforeAutospacing="0" w:after="0" w:afterAutospacing="0"/>
        <w:rPr>
          <w:rFonts w:ascii="Segoe UI" w:hAnsi="Segoe UI" w:cs="Segoe UI"/>
          <w:color w:val="000000"/>
          <w:sz w:val="22"/>
          <w:szCs w:val="22"/>
        </w:rPr>
      </w:pPr>
    </w:p>
    <w:p w14:paraId="2FDF6C5F" w14:textId="77777777" w:rsidR="009A0312" w:rsidRPr="00326325" w:rsidRDefault="009A0312" w:rsidP="009A0312">
      <w:pPr>
        <w:pStyle w:val="Heading3"/>
        <w:rPr>
          <w:rFonts w:cs="Segoe UI"/>
          <w:bCs/>
          <w:color w:val="FF0000"/>
          <w:sz w:val="22"/>
          <w:szCs w:val="22"/>
        </w:rPr>
      </w:pPr>
      <w:bookmarkStart w:id="15" w:name="_Toc8945441"/>
      <w:r w:rsidRPr="00326325">
        <w:rPr>
          <w:rFonts w:cs="Segoe UI"/>
          <w:bCs/>
          <w:color w:val="FF0000"/>
          <w:sz w:val="22"/>
          <w:szCs w:val="22"/>
        </w:rPr>
        <w:t>Application Security Group</w:t>
      </w:r>
      <w:bookmarkEnd w:id="15"/>
    </w:p>
    <w:p w14:paraId="5B658A6C" w14:textId="4CBD623A" w:rsidR="00326325" w:rsidRDefault="00326325" w:rsidP="009A0312">
      <w:pPr>
        <w:pStyle w:val="NormalWeb"/>
        <w:numPr>
          <w:ilvl w:val="0"/>
          <w:numId w:val="12"/>
        </w:numPr>
        <w:spacing w:before="0" w:beforeAutospacing="0" w:after="0" w:afterAutospacing="0"/>
        <w:rPr>
          <w:rFonts w:ascii="Segoe UI" w:hAnsi="Segoe UI" w:cs="Segoe UI"/>
          <w:color w:val="000000"/>
          <w:sz w:val="22"/>
          <w:szCs w:val="22"/>
        </w:rPr>
      </w:pPr>
      <w:r w:rsidRPr="00326325">
        <w:rPr>
          <w:rFonts w:ascii="Segoe UI" w:hAnsi="Segoe UI" w:cs="Segoe UI"/>
          <w:color w:val="000000"/>
          <w:sz w:val="22"/>
          <w:szCs w:val="22"/>
        </w:rPr>
        <w:t>Application Security Groups helps to manage the security of the Azure Virtual Machines by grouping them according the applications that runs on them. It is a feature that allows the application-centric use of Network Security Groups.</w:t>
      </w:r>
    </w:p>
    <w:p w14:paraId="15298635" w14:textId="4B6E23F0" w:rsidR="009A0312" w:rsidRPr="00467E93" w:rsidRDefault="009A0312" w:rsidP="009A0312">
      <w:pPr>
        <w:pStyle w:val="NormalWeb"/>
        <w:numPr>
          <w:ilvl w:val="0"/>
          <w:numId w:val="12"/>
        </w:numPr>
        <w:spacing w:before="0" w:beforeAutospacing="0" w:after="0" w:afterAutospacing="0"/>
        <w:rPr>
          <w:rFonts w:ascii="Segoe UI" w:hAnsi="Segoe UI" w:cs="Segoe UI"/>
          <w:color w:val="000000"/>
          <w:sz w:val="22"/>
          <w:szCs w:val="22"/>
        </w:rPr>
      </w:pPr>
      <w:r w:rsidRPr="00467E93">
        <w:rPr>
          <w:rFonts w:ascii="Segoe UI" w:hAnsi="Segoe UI" w:cs="Segoe UI"/>
          <w:color w:val="000000"/>
          <w:sz w:val="22"/>
          <w:szCs w:val="22"/>
        </w:rPr>
        <w:t>NSGs are focused on the IP address range which may be difficult to maintain for growing environment</w:t>
      </w:r>
    </w:p>
    <w:p w14:paraId="750E653C" w14:textId="77777777" w:rsidR="009A0312" w:rsidRPr="00467E93" w:rsidRDefault="009A0312" w:rsidP="009A0312">
      <w:pPr>
        <w:pStyle w:val="NormalWeb"/>
        <w:numPr>
          <w:ilvl w:val="0"/>
          <w:numId w:val="12"/>
        </w:numPr>
        <w:spacing w:before="0" w:beforeAutospacing="0" w:after="0" w:afterAutospacing="0"/>
        <w:rPr>
          <w:rFonts w:ascii="Segoe UI" w:hAnsi="Segoe UI" w:cs="Segoe UI"/>
          <w:color w:val="000000"/>
          <w:sz w:val="22"/>
          <w:szCs w:val="22"/>
        </w:rPr>
      </w:pPr>
      <w:r w:rsidRPr="00467E93">
        <w:rPr>
          <w:rFonts w:ascii="Segoe UI" w:hAnsi="Segoe UI" w:cs="Segoe UI"/>
          <w:color w:val="000000"/>
          <w:sz w:val="22"/>
          <w:szCs w:val="22"/>
        </w:rPr>
        <w:t xml:space="preserve">Application Security group (ASGs) enable monikers for different application roles to be defined </w:t>
      </w:r>
    </w:p>
    <w:p w14:paraId="444EA1A9" w14:textId="77777777" w:rsidR="009A0312" w:rsidRPr="00467E93" w:rsidRDefault="009A0312" w:rsidP="009A0312">
      <w:pPr>
        <w:pStyle w:val="NormalWeb"/>
        <w:numPr>
          <w:ilvl w:val="0"/>
          <w:numId w:val="12"/>
        </w:numPr>
        <w:spacing w:before="0" w:beforeAutospacing="0" w:after="0" w:afterAutospacing="0"/>
        <w:rPr>
          <w:rFonts w:ascii="Segoe UI" w:hAnsi="Segoe UI" w:cs="Segoe UI"/>
          <w:color w:val="000000"/>
          <w:sz w:val="22"/>
          <w:szCs w:val="22"/>
        </w:rPr>
      </w:pPr>
      <w:r w:rsidRPr="00467E93">
        <w:rPr>
          <w:rFonts w:ascii="Segoe UI" w:hAnsi="Segoe UI" w:cs="Segoe UI"/>
          <w:color w:val="000000"/>
          <w:sz w:val="22"/>
          <w:szCs w:val="22"/>
        </w:rPr>
        <w:t xml:space="preserve">E.g. webserver DD server, web app, webapp2 </w:t>
      </w:r>
    </w:p>
    <w:p w14:paraId="179CBBC5" w14:textId="77777777" w:rsidR="009A0312" w:rsidRPr="00467E93" w:rsidRDefault="009A0312" w:rsidP="009A0312">
      <w:pPr>
        <w:pStyle w:val="NormalWeb"/>
        <w:numPr>
          <w:ilvl w:val="0"/>
          <w:numId w:val="12"/>
        </w:numPr>
        <w:spacing w:before="0" w:beforeAutospacing="0" w:after="0" w:afterAutospacing="0"/>
        <w:rPr>
          <w:rFonts w:ascii="Segoe UI" w:hAnsi="Segoe UI" w:cs="Segoe UI"/>
          <w:color w:val="000000"/>
          <w:sz w:val="22"/>
          <w:szCs w:val="22"/>
        </w:rPr>
      </w:pPr>
      <w:r w:rsidRPr="00467E93">
        <w:rPr>
          <w:rFonts w:ascii="Segoe UI" w:hAnsi="Segoe UI" w:cs="Segoe UI"/>
          <w:color w:val="000000"/>
          <w:sz w:val="22"/>
          <w:szCs w:val="22"/>
        </w:rPr>
        <w:t>The vmNIC for a VM is made a member off one or more ASGs</w:t>
      </w:r>
    </w:p>
    <w:p w14:paraId="23C4381C" w14:textId="604FBB97" w:rsidR="0023513A" w:rsidRPr="00326325" w:rsidRDefault="009A0312" w:rsidP="00326325">
      <w:pPr>
        <w:pStyle w:val="NormalWeb"/>
        <w:numPr>
          <w:ilvl w:val="0"/>
          <w:numId w:val="12"/>
        </w:numPr>
        <w:spacing w:before="0" w:beforeAutospacing="0" w:after="0" w:afterAutospacing="0"/>
        <w:rPr>
          <w:rFonts w:ascii="Segoe UI" w:hAnsi="Segoe UI" w:cs="Segoe UI"/>
          <w:color w:val="000000"/>
          <w:sz w:val="22"/>
          <w:szCs w:val="22"/>
        </w:rPr>
      </w:pPr>
      <w:r w:rsidRPr="00467E93">
        <w:rPr>
          <w:rFonts w:ascii="Segoe UI" w:hAnsi="Segoe UI" w:cs="Segoe UI"/>
          <w:color w:val="000000"/>
          <w:sz w:val="22"/>
          <w:szCs w:val="22"/>
        </w:rPr>
        <w:t>The ASGs are used in rule that are part of NSGs to control the flow of communication and can still use NSG features like service tags</w:t>
      </w:r>
    </w:p>
    <w:p w14:paraId="04A54C67" w14:textId="77777777" w:rsidR="009A0312" w:rsidRPr="00467E93" w:rsidRDefault="009A0312" w:rsidP="009A0312">
      <w:pPr>
        <w:pStyle w:val="NormalWeb"/>
        <w:spacing w:before="0" w:beforeAutospacing="0" w:after="0" w:afterAutospacing="0"/>
        <w:rPr>
          <w:rFonts w:ascii="Segoe UI" w:hAnsi="Segoe UI" w:cs="Segoe UI"/>
          <w:color w:val="000000"/>
          <w:sz w:val="22"/>
          <w:szCs w:val="22"/>
        </w:rPr>
      </w:pPr>
    </w:p>
    <w:p w14:paraId="1C5983B5" w14:textId="47014811" w:rsidR="003E23AE" w:rsidRPr="00CD4F62" w:rsidRDefault="00390678" w:rsidP="00B44F2B">
      <w:pPr>
        <w:pStyle w:val="Heading3"/>
        <w:rPr>
          <w:rFonts w:cs="Segoe UI"/>
          <w:bCs/>
          <w:sz w:val="22"/>
          <w:szCs w:val="22"/>
          <w:shd w:val="clear" w:color="auto" w:fill="FFFFFF"/>
        </w:rPr>
      </w:pPr>
      <w:bookmarkStart w:id="16" w:name="_Toc8945433"/>
      <w:r w:rsidRPr="00CD4F62">
        <w:rPr>
          <w:rFonts w:cs="Segoe UI"/>
          <w:bCs/>
          <w:sz w:val="22"/>
          <w:szCs w:val="22"/>
          <w:shd w:val="clear" w:color="auto" w:fill="FFFFFF"/>
        </w:rPr>
        <w:t>Public Facing IPs</w:t>
      </w:r>
      <w:bookmarkEnd w:id="16"/>
    </w:p>
    <w:p w14:paraId="63E4B725" w14:textId="1916C94C" w:rsidR="003E23AE" w:rsidRPr="00B0135E" w:rsidRDefault="003E23AE" w:rsidP="00B0135E">
      <w:pPr>
        <w:pStyle w:val="ListParagraph"/>
        <w:numPr>
          <w:ilvl w:val="0"/>
          <w:numId w:val="91"/>
        </w:numPr>
        <w:spacing w:after="0"/>
        <w:rPr>
          <w:rFonts w:ascii="Segoe UI" w:hAnsi="Segoe UI" w:cs="Segoe UI"/>
          <w:sz w:val="22"/>
          <w:szCs w:val="22"/>
          <w:shd w:val="clear" w:color="auto" w:fill="FFFFFF"/>
        </w:rPr>
      </w:pPr>
      <w:r w:rsidRPr="00B0135E">
        <w:rPr>
          <w:rFonts w:ascii="Segoe UI" w:hAnsi="Segoe UI" w:cs="Segoe UI"/>
          <w:sz w:val="22"/>
          <w:szCs w:val="22"/>
          <w:shd w:val="clear" w:color="auto" w:fill="FFFFFF"/>
        </w:rPr>
        <w:t xml:space="preserve">The private IPs used by VM cannot be used to offer services to the internet </w:t>
      </w:r>
    </w:p>
    <w:p w14:paraId="1A3523E1" w14:textId="71E3F67C" w:rsidR="003E23AE" w:rsidRPr="00931657" w:rsidRDefault="003E23AE" w:rsidP="00931657">
      <w:pPr>
        <w:pStyle w:val="ListParagraph"/>
        <w:numPr>
          <w:ilvl w:val="0"/>
          <w:numId w:val="91"/>
        </w:numPr>
        <w:spacing w:after="0"/>
        <w:rPr>
          <w:rFonts w:ascii="Segoe UI" w:hAnsi="Segoe UI" w:cs="Segoe UI"/>
          <w:sz w:val="22"/>
          <w:szCs w:val="22"/>
          <w:shd w:val="clear" w:color="auto" w:fill="FFFFFF"/>
        </w:rPr>
      </w:pPr>
      <w:r w:rsidRPr="00931657">
        <w:rPr>
          <w:rFonts w:ascii="Segoe UI" w:hAnsi="Segoe UI" w:cs="Segoe UI"/>
          <w:sz w:val="22"/>
          <w:szCs w:val="22"/>
          <w:shd w:val="clear" w:color="auto" w:fill="FFFFFF"/>
        </w:rPr>
        <w:t xml:space="preserve">An internet-routable address public IP, is required </w:t>
      </w:r>
    </w:p>
    <w:p w14:paraId="5173DE7E" w14:textId="2B6F7F1B" w:rsidR="003E23AE" w:rsidRPr="00931657" w:rsidRDefault="003E23AE" w:rsidP="00931657">
      <w:pPr>
        <w:pStyle w:val="ListParagraph"/>
        <w:numPr>
          <w:ilvl w:val="0"/>
          <w:numId w:val="91"/>
        </w:numPr>
        <w:spacing w:after="0"/>
        <w:rPr>
          <w:rFonts w:ascii="Segoe UI" w:hAnsi="Segoe UI" w:cs="Segoe UI"/>
          <w:sz w:val="22"/>
          <w:szCs w:val="22"/>
          <w:shd w:val="clear" w:color="auto" w:fill="FFFFFF"/>
        </w:rPr>
      </w:pPr>
      <w:r w:rsidRPr="00931657">
        <w:rPr>
          <w:rFonts w:ascii="Segoe UI" w:hAnsi="Segoe UI" w:cs="Segoe UI"/>
          <w:sz w:val="22"/>
          <w:szCs w:val="22"/>
          <w:shd w:val="clear" w:color="auto" w:fill="FFFFFF"/>
        </w:rPr>
        <w:lastRenderedPageBreak/>
        <w:t>Azure provides public IP address which can be static or dynamic along with DNS name</w:t>
      </w:r>
    </w:p>
    <w:p w14:paraId="6F6BF3F7" w14:textId="725C11E2" w:rsidR="003E23AE" w:rsidRPr="00931657" w:rsidRDefault="009B3DE6" w:rsidP="00931657">
      <w:pPr>
        <w:pStyle w:val="ListParagraph"/>
        <w:numPr>
          <w:ilvl w:val="0"/>
          <w:numId w:val="91"/>
        </w:numPr>
        <w:spacing w:after="0"/>
        <w:rPr>
          <w:rFonts w:ascii="Segoe UI" w:hAnsi="Segoe UI" w:cs="Segoe UI"/>
          <w:sz w:val="22"/>
          <w:szCs w:val="22"/>
          <w:shd w:val="clear" w:color="auto" w:fill="FFFFFF"/>
        </w:rPr>
      </w:pPr>
      <w:r w:rsidRPr="00931657">
        <w:rPr>
          <w:rFonts w:ascii="Segoe UI" w:hAnsi="Segoe UI" w:cs="Segoe UI"/>
          <w:sz w:val="22"/>
          <w:szCs w:val="22"/>
          <w:shd w:val="clear" w:color="auto" w:fill="FFFFFF"/>
        </w:rPr>
        <w:t>Public IP address are bound to the region they are created in (same region cannot move)</w:t>
      </w:r>
    </w:p>
    <w:p w14:paraId="5F573EC6" w14:textId="77777777" w:rsidR="009B3DE6" w:rsidRPr="00931657" w:rsidRDefault="009B3DE6" w:rsidP="00931657">
      <w:pPr>
        <w:pStyle w:val="ListParagraph"/>
        <w:numPr>
          <w:ilvl w:val="0"/>
          <w:numId w:val="91"/>
        </w:numPr>
        <w:spacing w:after="0"/>
        <w:rPr>
          <w:rFonts w:ascii="Segoe UI" w:hAnsi="Segoe UI" w:cs="Segoe UI"/>
          <w:sz w:val="22"/>
          <w:szCs w:val="22"/>
          <w:shd w:val="clear" w:color="auto" w:fill="FFFFFF"/>
        </w:rPr>
      </w:pPr>
      <w:r w:rsidRPr="00931657">
        <w:rPr>
          <w:rFonts w:ascii="Segoe UI" w:hAnsi="Segoe UI" w:cs="Segoe UI"/>
          <w:sz w:val="22"/>
          <w:szCs w:val="22"/>
          <w:shd w:val="clear" w:color="auto" w:fill="FFFFFF"/>
        </w:rPr>
        <w:t>Customer public IP addresses cannot be used in Azure</w:t>
      </w:r>
    </w:p>
    <w:p w14:paraId="3D14B2EE" w14:textId="77777777" w:rsidR="009B3DE6" w:rsidRPr="00931657" w:rsidRDefault="009B3DE6" w:rsidP="00931657">
      <w:pPr>
        <w:pStyle w:val="ListParagraph"/>
        <w:numPr>
          <w:ilvl w:val="0"/>
          <w:numId w:val="91"/>
        </w:numPr>
        <w:spacing w:after="0"/>
        <w:rPr>
          <w:rFonts w:ascii="Segoe UI" w:hAnsi="Segoe UI" w:cs="Segoe UI"/>
          <w:sz w:val="22"/>
          <w:szCs w:val="22"/>
          <w:shd w:val="clear" w:color="auto" w:fill="FFFFFF"/>
        </w:rPr>
      </w:pPr>
      <w:r w:rsidRPr="00931657">
        <w:rPr>
          <w:rFonts w:ascii="Segoe UI" w:hAnsi="Segoe UI" w:cs="Segoe UI"/>
          <w:sz w:val="22"/>
          <w:szCs w:val="22"/>
          <w:shd w:val="clear" w:color="auto" w:fill="FFFFFF"/>
        </w:rPr>
        <w:t xml:space="preserve">Public IPs are created as an azure resource </w:t>
      </w:r>
    </w:p>
    <w:p w14:paraId="620489FC" w14:textId="77777777" w:rsidR="009B3DE6" w:rsidRPr="00467E93" w:rsidRDefault="009B3DE6" w:rsidP="003E23AE">
      <w:p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 xml:space="preserve">Has a DNS name </w:t>
      </w:r>
    </w:p>
    <w:p w14:paraId="2B395371" w14:textId="03E2D45C" w:rsidR="009B3DE6" w:rsidRPr="00467E93" w:rsidRDefault="009B3DE6" w:rsidP="003E23AE">
      <w:pPr>
        <w:spacing w:after="0"/>
        <w:rPr>
          <w:rFonts w:ascii="Segoe UI" w:hAnsi="Segoe UI" w:cs="Segoe UI"/>
          <w:b/>
          <w:sz w:val="22"/>
          <w:szCs w:val="22"/>
          <w:shd w:val="clear" w:color="auto" w:fill="FFFFFF"/>
        </w:rPr>
      </w:pPr>
      <w:r w:rsidRPr="00467E93">
        <w:rPr>
          <w:rFonts w:ascii="Segoe UI" w:hAnsi="Segoe UI" w:cs="Segoe UI"/>
          <w:b/>
          <w:sz w:val="22"/>
          <w:szCs w:val="22"/>
          <w:shd w:val="clear" w:color="auto" w:fill="FFFFFF"/>
        </w:rPr>
        <w:t xml:space="preserve">&lt;name&gt;. &lt;region&gt;. cloudapp.azure.com </w:t>
      </w:r>
    </w:p>
    <w:p w14:paraId="2FF976DC" w14:textId="7B11113C" w:rsidR="00E975CD" w:rsidRPr="00467E93" w:rsidRDefault="00E975CD" w:rsidP="003E23AE">
      <w:p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 xml:space="preserve">Assigned to </w:t>
      </w:r>
    </w:p>
    <w:p w14:paraId="58CF1D23" w14:textId="51F39B9B" w:rsidR="00E975CD" w:rsidRPr="00467E93" w:rsidRDefault="00E975CD" w:rsidP="003E23AE">
      <w:p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-A VM (not recommended in most scenarios)</w:t>
      </w:r>
    </w:p>
    <w:p w14:paraId="09A56B3E" w14:textId="2EE8A908" w:rsidR="00E975CD" w:rsidRPr="00467E93" w:rsidRDefault="00E975CD" w:rsidP="003E23AE">
      <w:p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 xml:space="preserve">- An azure load balance instance as the front-end address </w:t>
      </w:r>
    </w:p>
    <w:p w14:paraId="4A91890D" w14:textId="4DB2CF15" w:rsidR="00E975CD" w:rsidRPr="00467E93" w:rsidRDefault="00E975CD" w:rsidP="003E23AE">
      <w:p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 xml:space="preserve">-A VPN gateway </w:t>
      </w:r>
    </w:p>
    <w:p w14:paraId="2F328942" w14:textId="77777777" w:rsidR="00E975CD" w:rsidRPr="00467E93" w:rsidRDefault="00E975CD" w:rsidP="003E23AE">
      <w:p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 An application gateways</w:t>
      </w:r>
    </w:p>
    <w:p w14:paraId="1E8622B4" w14:textId="0C648702" w:rsidR="00E975CD" w:rsidRPr="00467E93" w:rsidRDefault="00E975CD" w:rsidP="003E23AE">
      <w:p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 xml:space="preserve">A virtual application is a VM in the above </w:t>
      </w:r>
    </w:p>
    <w:p w14:paraId="079BFED8" w14:textId="068C50E8" w:rsidR="002950AE" w:rsidRPr="00467E93" w:rsidRDefault="002950AE" w:rsidP="003E23AE">
      <w:pPr>
        <w:spacing w:after="0"/>
        <w:rPr>
          <w:rFonts w:ascii="Segoe UI" w:hAnsi="Segoe UI" w:cs="Segoe UI"/>
          <w:sz w:val="22"/>
          <w:szCs w:val="22"/>
          <w:shd w:val="clear" w:color="auto" w:fill="FFFFFF"/>
        </w:rPr>
      </w:pPr>
    </w:p>
    <w:p w14:paraId="7C1843A3" w14:textId="78495B70" w:rsidR="00A67C82" w:rsidRPr="00467E93" w:rsidRDefault="00A67C82" w:rsidP="003E23AE">
      <w:pPr>
        <w:spacing w:after="0"/>
        <w:rPr>
          <w:rFonts w:ascii="Segoe UI" w:hAnsi="Segoe UI" w:cs="Segoe UI"/>
          <w:sz w:val="22"/>
          <w:szCs w:val="22"/>
          <w:shd w:val="clear" w:color="auto" w:fill="FFFFFF"/>
        </w:rPr>
      </w:pPr>
      <w:r w:rsidRPr="00467E93">
        <w:rPr>
          <w:rFonts w:ascii="Segoe UI" w:hAnsi="Segoe UI" w:cs="Segoe UI"/>
          <w:b/>
          <w:sz w:val="22"/>
          <w:szCs w:val="22"/>
          <w:shd w:val="clear" w:color="auto" w:fill="FFFFFF"/>
        </w:rPr>
        <w:t>Stop:</w:t>
      </w:r>
      <w:r w:rsidRPr="00467E93">
        <w:rPr>
          <w:rFonts w:ascii="Segoe UI" w:hAnsi="Segoe UI" w:cs="Segoe UI"/>
          <w:sz w:val="22"/>
          <w:szCs w:val="22"/>
          <w:shd w:val="clear" w:color="auto" w:fill="FFFFFF"/>
        </w:rPr>
        <w:t xml:space="preserve"> Public IP will be </w:t>
      </w:r>
      <w:r w:rsidR="008971B0" w:rsidRPr="00467E93">
        <w:rPr>
          <w:rFonts w:ascii="Segoe UI" w:hAnsi="Segoe UI" w:cs="Segoe UI"/>
          <w:sz w:val="22"/>
          <w:szCs w:val="22"/>
          <w:shd w:val="clear" w:color="auto" w:fill="FFFFFF"/>
        </w:rPr>
        <w:t>released,</w:t>
      </w:r>
      <w:r w:rsidRPr="00467E93">
        <w:rPr>
          <w:rFonts w:ascii="Segoe UI" w:hAnsi="Segoe UI" w:cs="Segoe UI"/>
          <w:sz w:val="22"/>
          <w:szCs w:val="22"/>
          <w:shd w:val="clear" w:color="auto" w:fill="FFFFFF"/>
        </w:rPr>
        <w:t xml:space="preserve"> and NAT is deleted </w:t>
      </w:r>
    </w:p>
    <w:p w14:paraId="292266ED" w14:textId="45F9B4C0" w:rsidR="00A67C82" w:rsidRPr="00467E93" w:rsidRDefault="00A67C82" w:rsidP="003E23AE">
      <w:p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 xml:space="preserve">         </w:t>
      </w:r>
      <w:r w:rsidR="00F7212E" w:rsidRPr="00467E93">
        <w:rPr>
          <w:rFonts w:ascii="Segoe UI" w:hAnsi="Segoe UI" w:cs="Segoe UI"/>
          <w:sz w:val="22"/>
          <w:szCs w:val="22"/>
          <w:shd w:val="clear" w:color="auto" w:fill="FFFFFF"/>
        </w:rPr>
        <w:t xml:space="preserve"> </w:t>
      </w:r>
      <w:r w:rsidRPr="00467E93">
        <w:rPr>
          <w:rFonts w:ascii="Segoe UI" w:hAnsi="Segoe UI" w:cs="Segoe UI"/>
          <w:sz w:val="22"/>
          <w:szCs w:val="22"/>
          <w:shd w:val="clear" w:color="auto" w:fill="FFFFFF"/>
        </w:rPr>
        <w:t>Temporary disk will delete permanently</w:t>
      </w:r>
    </w:p>
    <w:p w14:paraId="07BD0F8D" w14:textId="77777777" w:rsidR="00A67C82" w:rsidRPr="00467E93" w:rsidRDefault="00A67C82" w:rsidP="003E23AE">
      <w:pPr>
        <w:spacing w:after="0"/>
        <w:rPr>
          <w:rFonts w:ascii="Segoe UI" w:hAnsi="Segoe UI" w:cs="Segoe UI"/>
          <w:sz w:val="22"/>
          <w:szCs w:val="22"/>
          <w:shd w:val="clear" w:color="auto" w:fill="FFFFFF"/>
        </w:rPr>
      </w:pPr>
      <w:r w:rsidRPr="00467E93">
        <w:rPr>
          <w:rFonts w:ascii="Segoe UI" w:hAnsi="Segoe UI" w:cs="Segoe UI"/>
          <w:b/>
          <w:sz w:val="22"/>
          <w:szCs w:val="22"/>
          <w:shd w:val="clear" w:color="auto" w:fill="FFFFFF"/>
        </w:rPr>
        <w:t>Start:</w:t>
      </w:r>
      <w:r w:rsidRPr="00467E93">
        <w:rPr>
          <w:rFonts w:ascii="Segoe UI" w:hAnsi="Segoe UI" w:cs="Segoe UI"/>
          <w:sz w:val="22"/>
          <w:szCs w:val="22"/>
          <w:shd w:val="clear" w:color="auto" w:fill="FFFFFF"/>
        </w:rPr>
        <w:t xml:space="preserve"> Azure will assign Dynamic IP address </w:t>
      </w:r>
    </w:p>
    <w:p w14:paraId="3BA0DDB4" w14:textId="07C259BF" w:rsidR="00A67C82" w:rsidRPr="00467E93" w:rsidRDefault="00A67C82" w:rsidP="003E23AE">
      <w:p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 xml:space="preserve">        </w:t>
      </w:r>
      <w:r w:rsidR="00F7212E" w:rsidRPr="00467E93">
        <w:rPr>
          <w:rFonts w:ascii="Segoe UI" w:hAnsi="Segoe UI" w:cs="Segoe UI"/>
          <w:sz w:val="22"/>
          <w:szCs w:val="22"/>
          <w:shd w:val="clear" w:color="auto" w:fill="FFFFFF"/>
        </w:rPr>
        <w:t xml:space="preserve"> </w:t>
      </w:r>
      <w:r w:rsidRPr="00467E93">
        <w:rPr>
          <w:rFonts w:ascii="Segoe UI" w:hAnsi="Segoe UI" w:cs="Segoe UI"/>
          <w:sz w:val="22"/>
          <w:szCs w:val="22"/>
          <w:shd w:val="clear" w:color="auto" w:fill="FFFFFF"/>
        </w:rPr>
        <w:t xml:space="preserve"> NAT attach a temporary storage disk </w:t>
      </w:r>
    </w:p>
    <w:p w14:paraId="7A9F59B6" w14:textId="77777777" w:rsidR="00A67C82" w:rsidRPr="00467E93" w:rsidRDefault="00A67C82" w:rsidP="003E23AE">
      <w:pPr>
        <w:spacing w:after="0"/>
        <w:rPr>
          <w:rFonts w:ascii="Segoe UI" w:hAnsi="Segoe UI" w:cs="Segoe UI"/>
          <w:sz w:val="22"/>
          <w:szCs w:val="22"/>
          <w:shd w:val="clear" w:color="auto" w:fill="FFFFFF"/>
        </w:rPr>
      </w:pPr>
      <w:r w:rsidRPr="00467E93">
        <w:rPr>
          <w:rFonts w:ascii="Segoe UI" w:hAnsi="Segoe UI" w:cs="Segoe UI"/>
          <w:b/>
          <w:sz w:val="22"/>
          <w:szCs w:val="22"/>
          <w:shd w:val="clear" w:color="auto" w:fill="FFFFFF"/>
        </w:rPr>
        <w:t>Reboot:</w:t>
      </w:r>
      <w:r w:rsidRPr="00467E93">
        <w:rPr>
          <w:rFonts w:ascii="Segoe UI" w:hAnsi="Segoe UI" w:cs="Segoe UI"/>
          <w:sz w:val="22"/>
          <w:szCs w:val="22"/>
          <w:shd w:val="clear" w:color="auto" w:fill="FFFFFF"/>
        </w:rPr>
        <w:t xml:space="preserve"> Restart the guest O/S</w:t>
      </w:r>
    </w:p>
    <w:p w14:paraId="125982D5" w14:textId="4EBC392E" w:rsidR="00A67C82" w:rsidRPr="00467E93" w:rsidRDefault="00A67C82" w:rsidP="003E23AE">
      <w:p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 xml:space="preserve">              VM will continue to run on the same physical host </w:t>
      </w:r>
    </w:p>
    <w:p w14:paraId="1059587C" w14:textId="78A8E124" w:rsidR="00A67C82" w:rsidRPr="00467E93" w:rsidRDefault="00A67C82" w:rsidP="003E23AE">
      <w:p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 xml:space="preserve">              VM will have the same public IP    </w:t>
      </w:r>
    </w:p>
    <w:p w14:paraId="01D21A91" w14:textId="76F16920" w:rsidR="0045512A" w:rsidRPr="00467E93" w:rsidRDefault="0045512A" w:rsidP="003E23AE">
      <w:p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 xml:space="preserve">              VM will have the same temporary disk</w:t>
      </w:r>
    </w:p>
    <w:p w14:paraId="3B0E275A" w14:textId="54FE65AC" w:rsidR="00E975CD" w:rsidRDefault="0045512A" w:rsidP="003E23AE">
      <w:pPr>
        <w:spacing w:after="0"/>
        <w:rPr>
          <w:rFonts w:ascii="Segoe UI" w:hAnsi="Segoe UI" w:cs="Segoe UI"/>
          <w:sz w:val="22"/>
          <w:szCs w:val="22"/>
          <w:shd w:val="clear" w:color="auto" w:fill="FFFFFF"/>
        </w:rPr>
      </w:pPr>
      <w:r w:rsidRPr="00467E93">
        <w:rPr>
          <w:rFonts w:ascii="Segoe UI" w:hAnsi="Segoe UI" w:cs="Segoe UI"/>
          <w:b/>
          <w:sz w:val="22"/>
          <w:szCs w:val="22"/>
          <w:shd w:val="clear" w:color="auto" w:fill="FFFFFF"/>
        </w:rPr>
        <w:t>Delete:</w:t>
      </w:r>
      <w:r w:rsidRPr="00467E93">
        <w:rPr>
          <w:rFonts w:ascii="Segoe UI" w:hAnsi="Segoe UI" w:cs="Segoe UI"/>
          <w:sz w:val="22"/>
          <w:szCs w:val="22"/>
          <w:shd w:val="clear" w:color="auto" w:fill="FFFFFF"/>
        </w:rPr>
        <w:t xml:space="preserve"> will permanently delete the VM and VM disk public and pri</w:t>
      </w:r>
      <w:r w:rsidR="00672991" w:rsidRPr="00467E93">
        <w:rPr>
          <w:rFonts w:ascii="Segoe UI" w:hAnsi="Segoe UI" w:cs="Segoe UI"/>
          <w:sz w:val="22"/>
          <w:szCs w:val="22"/>
          <w:shd w:val="clear" w:color="auto" w:fill="FFFFFF"/>
        </w:rPr>
        <w:t xml:space="preserve">vate IP release temporary Disk </w:t>
      </w:r>
    </w:p>
    <w:p w14:paraId="3E8F52BF" w14:textId="77777777" w:rsidR="00BA4144" w:rsidRPr="00467E93" w:rsidRDefault="00BA4144" w:rsidP="003E23AE">
      <w:pPr>
        <w:spacing w:after="0"/>
        <w:rPr>
          <w:rFonts w:ascii="Segoe UI" w:hAnsi="Segoe UI" w:cs="Segoe UI"/>
          <w:sz w:val="22"/>
          <w:szCs w:val="22"/>
          <w:shd w:val="clear" w:color="auto" w:fill="FFFFFF"/>
        </w:rPr>
      </w:pPr>
    </w:p>
    <w:p w14:paraId="43ED509C" w14:textId="77777777" w:rsidR="00672991" w:rsidRPr="00467E93" w:rsidRDefault="00672991" w:rsidP="003E23AE">
      <w:pPr>
        <w:spacing w:after="0"/>
        <w:rPr>
          <w:rFonts w:ascii="Segoe UI" w:hAnsi="Segoe UI" w:cs="Segoe UI"/>
          <w:sz w:val="22"/>
          <w:szCs w:val="22"/>
          <w:shd w:val="clear" w:color="auto" w:fill="FFFFFF"/>
        </w:rPr>
      </w:pPr>
    </w:p>
    <w:p w14:paraId="5FBF4234" w14:textId="332193FD" w:rsidR="00E975CD" w:rsidRPr="00467E93" w:rsidRDefault="00E975CD" w:rsidP="003E23AE">
      <w:pPr>
        <w:spacing w:after="0"/>
        <w:rPr>
          <w:rFonts w:ascii="Segoe UI" w:hAnsi="Segoe UI" w:cs="Segoe UI"/>
          <w:b/>
          <w:sz w:val="22"/>
          <w:szCs w:val="22"/>
          <w:u w:val="single"/>
          <w:shd w:val="clear" w:color="auto" w:fill="FFFFFF"/>
        </w:rPr>
      </w:pPr>
      <w:r w:rsidRPr="00467E93">
        <w:rPr>
          <w:rFonts w:ascii="Segoe UI" w:hAnsi="Segoe UI" w:cs="Segoe UI"/>
          <w:b/>
          <w:color w:val="0070C0"/>
          <w:sz w:val="22"/>
          <w:szCs w:val="22"/>
          <w:u w:val="single"/>
          <w:shd w:val="clear" w:color="auto" w:fill="FFFFFF"/>
        </w:rPr>
        <w:t>Dynamic Vs. Static Public IP</w:t>
      </w:r>
      <w:r w:rsidRPr="00467E93">
        <w:rPr>
          <w:rFonts w:ascii="Segoe UI" w:hAnsi="Segoe UI" w:cs="Segoe UI"/>
          <w:b/>
          <w:sz w:val="22"/>
          <w:szCs w:val="22"/>
          <w:u w:val="single"/>
          <w:shd w:val="clear" w:color="auto" w:fill="FFFFFF"/>
        </w:rPr>
        <w:t xml:space="preserve"> </w:t>
      </w:r>
    </w:p>
    <w:p w14:paraId="699428AE" w14:textId="77777777" w:rsidR="00672991" w:rsidRPr="00467E93" w:rsidRDefault="00672991" w:rsidP="003E23AE">
      <w:pPr>
        <w:spacing w:after="0"/>
        <w:rPr>
          <w:rFonts w:ascii="Segoe UI" w:hAnsi="Segoe UI" w:cs="Segoe UI"/>
          <w:b/>
          <w:sz w:val="22"/>
          <w:szCs w:val="22"/>
          <w:u w:val="single"/>
          <w:shd w:val="clear" w:color="auto" w:fill="FFFFFF"/>
        </w:rPr>
      </w:pPr>
    </w:p>
    <w:p w14:paraId="108959BA" w14:textId="0043F83C" w:rsidR="00672991" w:rsidRPr="00467E93" w:rsidRDefault="00E01C4A" w:rsidP="003E23AE">
      <w:pPr>
        <w:spacing w:after="0"/>
        <w:rPr>
          <w:rFonts w:ascii="Segoe UI" w:hAnsi="Segoe UI" w:cs="Segoe UI"/>
          <w:color w:val="2683C6" w:themeColor="accent2"/>
          <w:sz w:val="22"/>
          <w:szCs w:val="22"/>
          <w:shd w:val="clear" w:color="auto" w:fill="FFFFFF"/>
        </w:rPr>
      </w:pPr>
      <w:r w:rsidRPr="00467E93">
        <w:rPr>
          <w:rFonts w:ascii="Segoe UI" w:hAnsi="Segoe UI" w:cs="Segoe UI"/>
          <w:color w:val="2683C6" w:themeColor="accent2"/>
          <w:sz w:val="22"/>
          <w:szCs w:val="22"/>
          <w:shd w:val="clear" w:color="auto" w:fill="FFFFFF"/>
        </w:rPr>
        <w:t xml:space="preserve">Dynamic IP </w:t>
      </w:r>
    </w:p>
    <w:p w14:paraId="2A372AC0" w14:textId="5E59440A" w:rsidR="00E01C4A" w:rsidRPr="00467E93" w:rsidRDefault="00E01C4A" w:rsidP="000003DC">
      <w:pPr>
        <w:pStyle w:val="ListParagraph"/>
        <w:numPr>
          <w:ilvl w:val="0"/>
          <w:numId w:val="38"/>
        </w:num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is assigned when a service is started</w:t>
      </w:r>
    </w:p>
    <w:p w14:paraId="21941198" w14:textId="74A1D86F" w:rsidR="0045512A" w:rsidRPr="00467E93" w:rsidRDefault="0045512A" w:rsidP="000003DC">
      <w:pPr>
        <w:pStyle w:val="ListParagraph"/>
        <w:numPr>
          <w:ilvl w:val="0"/>
          <w:numId w:val="38"/>
        </w:num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 xml:space="preserve">Azure will assign when a </w:t>
      </w:r>
      <w:proofErr w:type="spellStart"/>
      <w:r w:rsidRPr="00467E93">
        <w:rPr>
          <w:rFonts w:ascii="Segoe UI" w:hAnsi="Segoe UI" w:cs="Segoe UI"/>
          <w:sz w:val="22"/>
          <w:szCs w:val="22"/>
          <w:shd w:val="clear" w:color="auto" w:fill="FFFFFF"/>
        </w:rPr>
        <w:t>Vm</w:t>
      </w:r>
      <w:proofErr w:type="spellEnd"/>
      <w:r w:rsidRPr="00467E93">
        <w:rPr>
          <w:rFonts w:ascii="Segoe UI" w:hAnsi="Segoe UI" w:cs="Segoe UI"/>
          <w:sz w:val="22"/>
          <w:szCs w:val="22"/>
          <w:shd w:val="clear" w:color="auto" w:fill="FFFFFF"/>
        </w:rPr>
        <w:t xml:space="preserve"> is started and release when a VM is stopped or deleted.</w:t>
      </w:r>
    </w:p>
    <w:p w14:paraId="73E981A3" w14:textId="5CE7F228" w:rsidR="00672991" w:rsidRPr="00467E93" w:rsidRDefault="00E01C4A" w:rsidP="003E23AE">
      <w:pPr>
        <w:spacing w:after="0"/>
        <w:rPr>
          <w:rFonts w:ascii="Segoe UI" w:hAnsi="Segoe UI" w:cs="Segoe UI"/>
          <w:color w:val="2683C6" w:themeColor="accent2"/>
          <w:sz w:val="22"/>
          <w:szCs w:val="22"/>
          <w:shd w:val="clear" w:color="auto" w:fill="FFFFFF"/>
        </w:rPr>
      </w:pPr>
      <w:r w:rsidRPr="00467E93">
        <w:rPr>
          <w:rFonts w:ascii="Segoe UI" w:hAnsi="Segoe UI" w:cs="Segoe UI"/>
          <w:color w:val="2683C6" w:themeColor="accent2"/>
          <w:sz w:val="22"/>
          <w:szCs w:val="22"/>
          <w:shd w:val="clear" w:color="auto" w:fill="FFFFFF"/>
        </w:rPr>
        <w:t xml:space="preserve">Use Static IP when </w:t>
      </w:r>
    </w:p>
    <w:p w14:paraId="3123F9B3" w14:textId="77777777" w:rsidR="0045512A" w:rsidRPr="00467E93" w:rsidRDefault="0045512A" w:rsidP="000003DC">
      <w:pPr>
        <w:pStyle w:val="ListParagraph"/>
        <w:numPr>
          <w:ilvl w:val="0"/>
          <w:numId w:val="14"/>
        </w:num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 xml:space="preserve">Azure will assign a public IP, which can exist even </w:t>
      </w:r>
      <w:proofErr w:type="spellStart"/>
      <w:r w:rsidRPr="00467E93">
        <w:rPr>
          <w:rFonts w:ascii="Segoe UI" w:hAnsi="Segoe UI" w:cs="Segoe UI"/>
          <w:sz w:val="22"/>
          <w:szCs w:val="22"/>
          <w:shd w:val="clear" w:color="auto" w:fill="FFFFFF"/>
        </w:rPr>
        <w:t>vm</w:t>
      </w:r>
      <w:proofErr w:type="spellEnd"/>
      <w:r w:rsidRPr="00467E93">
        <w:rPr>
          <w:rFonts w:ascii="Segoe UI" w:hAnsi="Segoe UI" w:cs="Segoe UI"/>
          <w:sz w:val="22"/>
          <w:szCs w:val="22"/>
          <w:shd w:val="clear" w:color="auto" w:fill="FFFFFF"/>
        </w:rPr>
        <w:t xml:space="preserve"> is powered off</w:t>
      </w:r>
    </w:p>
    <w:p w14:paraId="6DD22009" w14:textId="008D1532" w:rsidR="0045512A" w:rsidRPr="00467E93" w:rsidRDefault="0045512A" w:rsidP="000003DC">
      <w:pPr>
        <w:pStyle w:val="ListParagraph"/>
        <w:numPr>
          <w:ilvl w:val="0"/>
          <w:numId w:val="14"/>
        </w:num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Static IP is assigned at time of creation</w:t>
      </w:r>
    </w:p>
    <w:p w14:paraId="4AA4677B" w14:textId="2D070E68" w:rsidR="00E01C4A" w:rsidRPr="00467E93" w:rsidRDefault="00E01C4A" w:rsidP="000003DC">
      <w:pPr>
        <w:pStyle w:val="ListParagraph"/>
        <w:numPr>
          <w:ilvl w:val="0"/>
          <w:numId w:val="14"/>
        </w:num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 xml:space="preserve">Will use a DNS name host (A) record pointing to the services </w:t>
      </w:r>
    </w:p>
    <w:p w14:paraId="02C081BA" w14:textId="4EC36B80" w:rsidR="00E01C4A" w:rsidRPr="00467E93" w:rsidRDefault="00E01C4A" w:rsidP="000003DC">
      <w:pPr>
        <w:pStyle w:val="ListParagraph"/>
        <w:numPr>
          <w:ilvl w:val="0"/>
          <w:numId w:val="14"/>
        </w:num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There are firewall rule or other security based on the service IP address</w:t>
      </w:r>
    </w:p>
    <w:p w14:paraId="39FFDAC0" w14:textId="7FF90611" w:rsidR="00E01C4A" w:rsidRPr="00467E93" w:rsidRDefault="00E01C4A" w:rsidP="000003DC">
      <w:pPr>
        <w:pStyle w:val="ListParagraph"/>
        <w:numPr>
          <w:ilvl w:val="0"/>
          <w:numId w:val="14"/>
        </w:num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SSL certificates that link to the IP address</w:t>
      </w:r>
    </w:p>
    <w:p w14:paraId="0F6AC22D" w14:textId="30D5036E" w:rsidR="0045512A" w:rsidRPr="00467E93" w:rsidRDefault="0045512A" w:rsidP="000003DC">
      <w:pPr>
        <w:pStyle w:val="ListParagraph"/>
        <w:numPr>
          <w:ilvl w:val="0"/>
          <w:numId w:val="14"/>
        </w:num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 xml:space="preserve">Move the static IP </w:t>
      </w:r>
    </w:p>
    <w:p w14:paraId="6957686E" w14:textId="77777777" w:rsidR="0045512A" w:rsidRPr="00467E93" w:rsidRDefault="0045512A" w:rsidP="00672991">
      <w:pPr>
        <w:spacing w:after="0"/>
        <w:rPr>
          <w:rFonts w:ascii="Segoe UI" w:hAnsi="Segoe UI" w:cs="Segoe UI"/>
          <w:sz w:val="22"/>
          <w:szCs w:val="22"/>
          <w:shd w:val="clear" w:color="auto" w:fill="FFFFFF"/>
        </w:rPr>
      </w:pPr>
    </w:p>
    <w:p w14:paraId="2AE70316" w14:textId="1C7CE7F4" w:rsidR="00672991" w:rsidRPr="00467E93" w:rsidRDefault="00E01C4A" w:rsidP="00E01C4A">
      <w:pPr>
        <w:spacing w:after="0"/>
        <w:rPr>
          <w:rFonts w:ascii="Segoe UI" w:hAnsi="Segoe UI" w:cs="Segoe UI"/>
          <w:color w:val="2683C6" w:themeColor="accent2"/>
          <w:sz w:val="22"/>
          <w:szCs w:val="22"/>
          <w:shd w:val="clear" w:color="auto" w:fill="FFFFFF"/>
        </w:rPr>
      </w:pPr>
      <w:r w:rsidRPr="00467E93">
        <w:rPr>
          <w:rFonts w:ascii="Segoe UI" w:hAnsi="Segoe UI" w:cs="Segoe UI"/>
          <w:color w:val="2683C6" w:themeColor="accent2"/>
          <w:sz w:val="22"/>
          <w:szCs w:val="22"/>
          <w:shd w:val="clear" w:color="auto" w:fill="FFFFFF"/>
        </w:rPr>
        <w:t>Assigning a public IP to a VM</w:t>
      </w:r>
    </w:p>
    <w:p w14:paraId="4D181CA1" w14:textId="6B8C07E0" w:rsidR="00E01C4A" w:rsidRPr="00467E93" w:rsidRDefault="00E01C4A" w:rsidP="00A16A36">
      <w:pPr>
        <w:pStyle w:val="ListParagraph"/>
        <w:numPr>
          <w:ilvl w:val="0"/>
          <w:numId w:val="48"/>
        </w:num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lastRenderedPageBreak/>
        <w:t>When assigning a public IP directly to a VM the OS inside the VM does not see the IP address</w:t>
      </w:r>
    </w:p>
    <w:p w14:paraId="7616FF94" w14:textId="1AA1A758" w:rsidR="00E01C4A" w:rsidRPr="00467E93" w:rsidRDefault="00E01C4A" w:rsidP="00A16A36">
      <w:pPr>
        <w:pStyle w:val="ListParagraph"/>
        <w:numPr>
          <w:ilvl w:val="0"/>
          <w:numId w:val="48"/>
        </w:num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Rather any traffic sent to that public IP address is sent to the VM</w:t>
      </w:r>
    </w:p>
    <w:p w14:paraId="469DA945" w14:textId="7EF3C687" w:rsidR="00E01C4A" w:rsidRPr="00467E93" w:rsidRDefault="00E01C4A" w:rsidP="00A16A36">
      <w:pPr>
        <w:pStyle w:val="ListParagraph"/>
        <w:numPr>
          <w:ilvl w:val="0"/>
          <w:numId w:val="48"/>
        </w:num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Each IP configuration (on a vmNIC) can have a public IP</w:t>
      </w:r>
    </w:p>
    <w:p w14:paraId="6914269F" w14:textId="1DE68A1E" w:rsidR="00E01C4A" w:rsidRPr="00467E93" w:rsidRDefault="00E01C4A" w:rsidP="00A16A36">
      <w:pPr>
        <w:pStyle w:val="ListParagraph"/>
        <w:numPr>
          <w:ilvl w:val="0"/>
          <w:numId w:val="48"/>
        </w:num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This is a useful option when the service offered needs to use a wide range of ports that would not be possible via port forwarding rules / NAT</w:t>
      </w:r>
    </w:p>
    <w:p w14:paraId="51E4BC8F" w14:textId="46D8705A" w:rsidR="00E01C4A" w:rsidRPr="00467E93" w:rsidRDefault="00E01C4A" w:rsidP="00A16A36">
      <w:pPr>
        <w:pStyle w:val="ListParagraph"/>
        <w:numPr>
          <w:ilvl w:val="1"/>
          <w:numId w:val="48"/>
        </w:num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Passive FTP</w:t>
      </w:r>
    </w:p>
    <w:p w14:paraId="628CD3FB" w14:textId="43A8E3B3" w:rsidR="00847853" w:rsidRDefault="00E01C4A" w:rsidP="00A16A36">
      <w:pPr>
        <w:pStyle w:val="ListParagraph"/>
        <w:numPr>
          <w:ilvl w:val="0"/>
          <w:numId w:val="48"/>
        </w:num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Limits scale and res</w:t>
      </w:r>
      <w:r w:rsidR="00B92783" w:rsidRPr="00467E93">
        <w:rPr>
          <w:rFonts w:ascii="Segoe UI" w:hAnsi="Segoe UI" w:cs="Segoe UI"/>
          <w:sz w:val="22"/>
          <w:szCs w:val="22"/>
          <w:shd w:val="clear" w:color="auto" w:fill="FFFFFF"/>
        </w:rPr>
        <w:t xml:space="preserve">iliency </w:t>
      </w:r>
    </w:p>
    <w:p w14:paraId="41342B5C" w14:textId="057FF860" w:rsidR="000F2895" w:rsidRDefault="000F2895" w:rsidP="000F2895">
      <w:pPr>
        <w:spacing w:after="0"/>
        <w:rPr>
          <w:rFonts w:ascii="Segoe UI" w:hAnsi="Segoe UI" w:cs="Segoe UI"/>
          <w:sz w:val="22"/>
          <w:szCs w:val="22"/>
          <w:shd w:val="clear" w:color="auto" w:fill="FFFFFF"/>
        </w:rPr>
      </w:pPr>
    </w:p>
    <w:p w14:paraId="36F0D56F" w14:textId="77777777" w:rsidR="000C588A" w:rsidRDefault="000C588A" w:rsidP="000C588A">
      <w:pPr>
        <w:pStyle w:val="Heading3"/>
        <w:rPr>
          <w:rFonts w:cs="Segoe UI"/>
          <w:bCs/>
          <w:color w:val="000000"/>
          <w:sz w:val="22"/>
          <w:szCs w:val="22"/>
        </w:rPr>
      </w:pPr>
      <w:bookmarkStart w:id="17" w:name="_Toc8945442"/>
      <w:r w:rsidRPr="00DF5DFD">
        <w:rPr>
          <w:rFonts w:cs="Segoe UI"/>
          <w:bCs/>
          <w:sz w:val="22"/>
          <w:szCs w:val="22"/>
        </w:rPr>
        <w:t>Virtual Applications</w:t>
      </w:r>
      <w:bookmarkEnd w:id="17"/>
      <w:r w:rsidRPr="00DF5DFD">
        <w:rPr>
          <w:rFonts w:cs="Segoe UI"/>
          <w:bCs/>
          <w:color w:val="000000"/>
          <w:sz w:val="22"/>
          <w:szCs w:val="22"/>
        </w:rPr>
        <w:t xml:space="preserve"> </w:t>
      </w:r>
    </w:p>
    <w:p w14:paraId="5038D153" w14:textId="77777777" w:rsidR="000C588A" w:rsidRPr="005E2847" w:rsidRDefault="000C588A" w:rsidP="000C588A">
      <w:pPr>
        <w:rPr>
          <w:rFonts w:ascii="Segoe UI" w:eastAsia="Times New Roman" w:hAnsi="Segoe UI" w:cs="Segoe UI"/>
          <w:sz w:val="22"/>
          <w:szCs w:val="22"/>
        </w:rPr>
      </w:pPr>
      <w:r w:rsidRPr="005E2847">
        <w:rPr>
          <w:rFonts w:ascii="Segoe UI" w:eastAsia="Times New Roman" w:hAnsi="Segoe UI" w:cs="Segoe UI"/>
          <w:sz w:val="22"/>
          <w:szCs w:val="22"/>
        </w:rPr>
        <w:t>Azure network virtual appliance is used in the Azure application to enhance high availability. It is used as an advanced level of control over traffic flows, such as when building a demilitarized zone (DMZ) in the cloud.</w:t>
      </w:r>
    </w:p>
    <w:p w14:paraId="2EC33A5D" w14:textId="77777777" w:rsidR="000C588A" w:rsidRPr="00467E93" w:rsidRDefault="000C588A" w:rsidP="000C588A">
      <w:pPr>
        <w:pStyle w:val="NormalWeb"/>
        <w:spacing w:before="0" w:beforeAutospacing="0" w:after="0" w:afterAutospacing="0"/>
        <w:rPr>
          <w:rFonts w:ascii="Segoe UI" w:hAnsi="Segoe UI" w:cs="Segoe UI"/>
          <w:sz w:val="22"/>
          <w:szCs w:val="22"/>
        </w:rPr>
      </w:pPr>
      <w:r w:rsidRPr="00467E93">
        <w:rPr>
          <w:rFonts w:ascii="Segoe UI" w:hAnsi="Segoe UI" w:cs="Segoe UI"/>
          <w:sz w:val="22"/>
          <w:szCs w:val="22"/>
        </w:rPr>
        <w:t>A large number of virtual appliances are available in the azure marketplace</w:t>
      </w:r>
    </w:p>
    <w:p w14:paraId="12A2DA21" w14:textId="77777777" w:rsidR="000C588A" w:rsidRPr="00467E93" w:rsidRDefault="000C588A" w:rsidP="000C588A">
      <w:pPr>
        <w:pStyle w:val="NormalWeb"/>
        <w:spacing w:before="0" w:beforeAutospacing="0" w:after="0" w:afterAutospacing="0"/>
        <w:rPr>
          <w:rFonts w:ascii="Segoe UI" w:hAnsi="Segoe UI" w:cs="Segoe UI"/>
          <w:sz w:val="22"/>
          <w:szCs w:val="22"/>
        </w:rPr>
      </w:pPr>
      <w:r w:rsidRPr="00467E93">
        <w:rPr>
          <w:rFonts w:ascii="Segoe UI" w:hAnsi="Segoe UI" w:cs="Segoe UI"/>
          <w:sz w:val="22"/>
          <w:szCs w:val="22"/>
        </w:rPr>
        <w:t>License can be based on: -</w:t>
      </w:r>
    </w:p>
    <w:p w14:paraId="0C96DD63" w14:textId="77777777" w:rsidR="000C588A" w:rsidRPr="00467E93" w:rsidRDefault="000C588A" w:rsidP="000C588A">
      <w:pPr>
        <w:pStyle w:val="NormalWeb"/>
        <w:numPr>
          <w:ilvl w:val="0"/>
          <w:numId w:val="13"/>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Bring your own license </w:t>
      </w:r>
    </w:p>
    <w:p w14:paraId="12B7D7B0" w14:textId="77777777" w:rsidR="000C588A" w:rsidRPr="00467E93" w:rsidRDefault="000C588A" w:rsidP="000C588A">
      <w:pPr>
        <w:pStyle w:val="NormalWeb"/>
        <w:numPr>
          <w:ilvl w:val="0"/>
          <w:numId w:val="13"/>
        </w:numPr>
        <w:spacing w:before="0" w:beforeAutospacing="0" w:after="0" w:afterAutospacing="0"/>
        <w:rPr>
          <w:rFonts w:ascii="Segoe UI" w:hAnsi="Segoe UI" w:cs="Segoe UI"/>
          <w:sz w:val="22"/>
          <w:szCs w:val="22"/>
        </w:rPr>
      </w:pPr>
      <w:r w:rsidRPr="00467E93">
        <w:rPr>
          <w:rFonts w:ascii="Segoe UI" w:hAnsi="Segoe UI" w:cs="Segoe UI"/>
          <w:sz w:val="22"/>
          <w:szCs w:val="22"/>
        </w:rPr>
        <w:t>Hourly billing</w:t>
      </w:r>
    </w:p>
    <w:p w14:paraId="31DA41AC" w14:textId="77777777" w:rsidR="000C588A" w:rsidRPr="00467E93" w:rsidRDefault="000C588A" w:rsidP="000C588A">
      <w:pPr>
        <w:pStyle w:val="NormalWeb"/>
        <w:spacing w:before="0" w:beforeAutospacing="0" w:after="0" w:afterAutospacing="0"/>
        <w:rPr>
          <w:rFonts w:ascii="Segoe UI" w:hAnsi="Segoe UI" w:cs="Segoe UI"/>
          <w:sz w:val="22"/>
          <w:szCs w:val="22"/>
        </w:rPr>
      </w:pPr>
      <w:r w:rsidRPr="00467E93">
        <w:rPr>
          <w:rFonts w:ascii="Segoe UI" w:hAnsi="Segoe UI" w:cs="Segoe UI"/>
          <w:sz w:val="22"/>
          <w:szCs w:val="22"/>
        </w:rPr>
        <w:t>Essentially a VM pre-configured software and configuration to perform a certain set of functionalities</w:t>
      </w:r>
    </w:p>
    <w:p w14:paraId="1D1628F2" w14:textId="77777777" w:rsidR="000C588A" w:rsidRDefault="000C588A" w:rsidP="000C588A">
      <w:pPr>
        <w:pStyle w:val="NormalWeb"/>
        <w:spacing w:before="0" w:beforeAutospacing="0" w:after="0" w:afterAutospacing="0"/>
        <w:rPr>
          <w:rFonts w:ascii="Segoe UI" w:hAnsi="Segoe UI" w:cs="Segoe UI"/>
          <w:color w:val="000000"/>
          <w:sz w:val="22"/>
          <w:szCs w:val="22"/>
        </w:rPr>
      </w:pPr>
      <w:r w:rsidRPr="00467E93">
        <w:rPr>
          <w:rFonts w:ascii="Segoe UI" w:hAnsi="Segoe UI" w:cs="Segoe UI"/>
          <w:color w:val="000000"/>
          <w:sz w:val="22"/>
          <w:szCs w:val="22"/>
        </w:rPr>
        <w:t>Common examples include firewall and load balancer</w:t>
      </w:r>
    </w:p>
    <w:p w14:paraId="19682CEE" w14:textId="4C9066D3" w:rsidR="000F2895" w:rsidRDefault="000F2895" w:rsidP="000F2895">
      <w:pPr>
        <w:spacing w:after="0"/>
        <w:rPr>
          <w:rFonts w:ascii="Segoe UI" w:hAnsi="Segoe UI" w:cs="Segoe UI"/>
          <w:sz w:val="22"/>
          <w:szCs w:val="22"/>
          <w:shd w:val="clear" w:color="auto" w:fill="FFFFFF"/>
        </w:rPr>
      </w:pPr>
    </w:p>
    <w:p w14:paraId="5AC5879D" w14:textId="77777777" w:rsidR="000F2895" w:rsidRPr="000F2895" w:rsidRDefault="000F2895" w:rsidP="000F2895">
      <w:pPr>
        <w:spacing w:after="0"/>
        <w:rPr>
          <w:rFonts w:ascii="Segoe UI" w:hAnsi="Segoe UI" w:cs="Segoe UI"/>
          <w:sz w:val="22"/>
          <w:szCs w:val="22"/>
          <w:shd w:val="clear" w:color="auto" w:fill="FFFFFF"/>
        </w:rPr>
      </w:pPr>
    </w:p>
    <w:p w14:paraId="6EB425BF" w14:textId="1065DDB2" w:rsidR="00847853" w:rsidRPr="00F852B4" w:rsidRDefault="000974D1" w:rsidP="00847853">
      <w:pPr>
        <w:pStyle w:val="Heading3"/>
        <w:rPr>
          <w:rFonts w:cs="Segoe UI"/>
          <w:color w:val="FF0000"/>
          <w:sz w:val="22"/>
          <w:szCs w:val="22"/>
        </w:rPr>
      </w:pPr>
      <w:bookmarkStart w:id="18" w:name="_Toc8945434"/>
      <w:r w:rsidRPr="00F852B4">
        <w:rPr>
          <w:rFonts w:cs="Segoe UI"/>
          <w:color w:val="FF0000"/>
          <w:sz w:val="22"/>
          <w:szCs w:val="22"/>
        </w:rPr>
        <w:t>Azure Load Balancer</w:t>
      </w:r>
      <w:bookmarkEnd w:id="18"/>
    </w:p>
    <w:p w14:paraId="23C837B2" w14:textId="4F1FC528" w:rsidR="004A0CBA" w:rsidRDefault="004A0CBA" w:rsidP="000003DC">
      <w:pPr>
        <w:pStyle w:val="ListParagraph"/>
        <w:numPr>
          <w:ilvl w:val="0"/>
          <w:numId w:val="44"/>
        </w:numPr>
        <w:spacing w:after="0"/>
        <w:rPr>
          <w:rFonts w:ascii="Segoe UI" w:hAnsi="Segoe UI" w:cs="Segoe UI"/>
          <w:color w:val="000000" w:themeColor="text1"/>
          <w:sz w:val="22"/>
          <w:szCs w:val="22"/>
          <w:shd w:val="clear" w:color="auto" w:fill="FFFFFF"/>
        </w:rPr>
      </w:pPr>
      <w:r w:rsidRPr="004A0CBA">
        <w:rPr>
          <w:rFonts w:ascii="Segoe UI" w:hAnsi="Segoe UI" w:cs="Segoe UI"/>
          <w:color w:val="000000" w:themeColor="text1"/>
          <w:sz w:val="22"/>
          <w:szCs w:val="22"/>
          <w:shd w:val="clear" w:color="auto" w:fill="FFFFFF"/>
        </w:rPr>
        <w:t>Azure Load Balancer operates at layer 4 of the OSI model. It's the single point of contact for clients</w:t>
      </w:r>
    </w:p>
    <w:p w14:paraId="55C41CFA" w14:textId="21080A87" w:rsidR="00920D44" w:rsidRPr="00920D44" w:rsidRDefault="00920D44" w:rsidP="000003DC">
      <w:pPr>
        <w:pStyle w:val="ListParagraph"/>
        <w:numPr>
          <w:ilvl w:val="0"/>
          <w:numId w:val="44"/>
        </w:numPr>
        <w:spacing w:after="0"/>
        <w:rPr>
          <w:rFonts w:ascii="Segoe UI" w:hAnsi="Segoe UI" w:cs="Segoe UI"/>
          <w:color w:val="000000" w:themeColor="text1"/>
          <w:sz w:val="22"/>
          <w:szCs w:val="22"/>
          <w:shd w:val="clear" w:color="auto" w:fill="FFFFFF"/>
        </w:rPr>
      </w:pPr>
      <w:r w:rsidRPr="00920D44">
        <w:rPr>
          <w:rFonts w:ascii="Segoe UI" w:hAnsi="Segoe UI" w:cs="Segoe UI"/>
          <w:color w:val="000000" w:themeColor="text1"/>
          <w:sz w:val="22"/>
          <w:szCs w:val="22"/>
          <w:shd w:val="clear" w:color="auto" w:fill="FFFFFF"/>
        </w:rPr>
        <w:t>Azure Load Balancer can be defined as a cloud-based system that allows a set of machines to perform as one single machine to serve the request of a user.</w:t>
      </w:r>
    </w:p>
    <w:p w14:paraId="1BAEC2EA" w14:textId="19831B89" w:rsidR="000974D1" w:rsidRPr="00467E93" w:rsidRDefault="000974D1" w:rsidP="000003DC">
      <w:pPr>
        <w:pStyle w:val="ListParagraph"/>
        <w:numPr>
          <w:ilvl w:val="0"/>
          <w:numId w:val="44"/>
        </w:numPr>
        <w:spacing w:after="0"/>
        <w:rPr>
          <w:rFonts w:ascii="Segoe UI" w:hAnsi="Segoe UI" w:cs="Segoe UI"/>
          <w:color w:val="000000" w:themeColor="text1"/>
          <w:sz w:val="22"/>
          <w:szCs w:val="22"/>
          <w:shd w:val="clear" w:color="auto" w:fill="FFFFFF"/>
        </w:rPr>
      </w:pPr>
      <w:r w:rsidRPr="00467E93">
        <w:rPr>
          <w:rFonts w:ascii="Segoe UI" w:hAnsi="Segoe UI" w:cs="Segoe UI"/>
          <w:color w:val="000000"/>
          <w:sz w:val="22"/>
          <w:szCs w:val="22"/>
          <w:shd w:val="clear" w:color="auto" w:fill="FFFFFF"/>
        </w:rPr>
        <w:t>With Azure Load Balancer, you can scale your applications and create high availability for your services. Load Balancer supports inbound and outbound scenarios, provides low latency and high throughput, and scales up to millions of flows for all TCP and UDP applications.</w:t>
      </w:r>
    </w:p>
    <w:p w14:paraId="1A785830" w14:textId="77777777" w:rsidR="000974D1" w:rsidRPr="00467E93" w:rsidRDefault="000974D1" w:rsidP="000003DC">
      <w:pPr>
        <w:pStyle w:val="ListParagraph"/>
        <w:numPr>
          <w:ilvl w:val="0"/>
          <w:numId w:val="44"/>
        </w:numPr>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Virtual machines and cloud services in a virtual network can be exposed to using Azure Load balancer.</w:t>
      </w:r>
    </w:p>
    <w:p w14:paraId="2F3B08BB" w14:textId="77777777" w:rsidR="000974D1" w:rsidRPr="00467E93" w:rsidRDefault="000974D1" w:rsidP="000003DC">
      <w:pPr>
        <w:pStyle w:val="ListParagraph"/>
        <w:numPr>
          <w:ilvl w:val="0"/>
          <w:numId w:val="44"/>
        </w:numPr>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 xml:space="preserve">Is an explicit object </w:t>
      </w:r>
    </w:p>
    <w:p w14:paraId="06CAC993" w14:textId="02420727" w:rsidR="000974D1" w:rsidRPr="00677E56" w:rsidRDefault="000974D1" w:rsidP="000003DC">
      <w:pPr>
        <w:pStyle w:val="ListParagraph"/>
        <w:numPr>
          <w:ilvl w:val="0"/>
          <w:numId w:val="44"/>
        </w:numPr>
        <w:spacing w:after="0"/>
        <w:rPr>
          <w:rFonts w:ascii="Segoe UI" w:hAnsi="Segoe UI" w:cs="Segoe UI"/>
          <w:color w:val="000000" w:themeColor="text1"/>
          <w:sz w:val="22"/>
          <w:szCs w:val="22"/>
          <w:shd w:val="clear" w:color="auto" w:fill="FFFFFF"/>
        </w:rPr>
      </w:pPr>
      <w:r w:rsidRPr="00467E93">
        <w:rPr>
          <w:rFonts w:ascii="Segoe UI" w:hAnsi="Segoe UI" w:cs="Segoe UI"/>
          <w:color w:val="000000"/>
          <w:sz w:val="22"/>
          <w:szCs w:val="22"/>
          <w:shd w:val="clear" w:color="auto" w:fill="FFFFFF"/>
        </w:rPr>
        <w:t xml:space="preserve">With Azure Load Balancer, you can create a load-balancing rule to distribute traffic that arrives at frontend to backend pool instances. Load Balancer uses a hash-based algorithm for distribution of inbound flows and rewrites the headers of flows to backend pool </w:t>
      </w:r>
      <w:r w:rsidRPr="00467E93">
        <w:rPr>
          <w:rFonts w:ascii="Segoe UI" w:hAnsi="Segoe UI" w:cs="Segoe UI"/>
          <w:color w:val="000000"/>
          <w:sz w:val="22"/>
          <w:szCs w:val="22"/>
          <w:shd w:val="clear" w:color="auto" w:fill="FFFFFF"/>
        </w:rPr>
        <w:lastRenderedPageBreak/>
        <w:t>instances accordingly. A server is available to receive new flows when a health probe indicates a healthy backend endpoint</w:t>
      </w:r>
    </w:p>
    <w:p w14:paraId="2CA3C580" w14:textId="77777777" w:rsidR="000974D1" w:rsidRPr="00467E93" w:rsidRDefault="000974D1" w:rsidP="000003DC">
      <w:pPr>
        <w:pStyle w:val="ListParagraph"/>
        <w:numPr>
          <w:ilvl w:val="0"/>
          <w:numId w:val="44"/>
        </w:numPr>
        <w:shd w:val="clear" w:color="auto" w:fill="FFFFFF"/>
        <w:spacing w:before="100" w:beforeAutospacing="1" w:after="0" w:line="240" w:lineRule="auto"/>
        <w:rPr>
          <w:rFonts w:ascii="Segoe UI" w:eastAsia="Times New Roman" w:hAnsi="Segoe UI" w:cs="Segoe UI"/>
          <w:color w:val="2683C6" w:themeColor="accent2"/>
          <w:sz w:val="22"/>
          <w:szCs w:val="22"/>
          <w:lang w:val="en-IN" w:eastAsia="en-IN"/>
        </w:rPr>
      </w:pPr>
      <w:r w:rsidRPr="00467E93">
        <w:rPr>
          <w:rFonts w:ascii="Segoe UI" w:eastAsia="Times New Roman" w:hAnsi="Segoe UI" w:cs="Segoe UI"/>
          <w:b/>
          <w:bCs/>
          <w:color w:val="2683C6" w:themeColor="accent2"/>
          <w:sz w:val="22"/>
          <w:szCs w:val="22"/>
          <w:lang w:val="en-IN" w:eastAsia="en-IN"/>
        </w:rPr>
        <w:t>Port forwarding</w:t>
      </w:r>
    </w:p>
    <w:p w14:paraId="21DC82B6" w14:textId="77777777" w:rsidR="000974D1" w:rsidRPr="00467E93" w:rsidRDefault="000974D1" w:rsidP="000974D1">
      <w:pPr>
        <w:pStyle w:val="ListParagraph"/>
        <w:shd w:val="clear" w:color="auto" w:fill="FFFFFF"/>
        <w:spacing w:before="100" w:beforeAutospacing="1"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With Load Balancer, you can create an inbound NAT rule to port forward traffic from a specific port of a specific frontend IP address to a specific port of a specific backend instance inside the virtual network. This is also accomplished by the same hash-based distribution as load balancing</w:t>
      </w:r>
    </w:p>
    <w:p w14:paraId="238F5756" w14:textId="77777777" w:rsidR="000974D1" w:rsidRPr="00467E93" w:rsidRDefault="000974D1" w:rsidP="000003DC">
      <w:pPr>
        <w:pStyle w:val="ListParagraph"/>
        <w:numPr>
          <w:ilvl w:val="0"/>
          <w:numId w:val="44"/>
        </w:numPr>
        <w:shd w:val="clear" w:color="auto" w:fill="FFFFFF"/>
        <w:spacing w:before="100" w:beforeAutospacing="1" w:after="0" w:line="240" w:lineRule="auto"/>
        <w:rPr>
          <w:rFonts w:ascii="Segoe UI" w:eastAsia="Times New Roman" w:hAnsi="Segoe UI" w:cs="Segoe UI"/>
          <w:color w:val="2683C6" w:themeColor="accent2"/>
          <w:sz w:val="22"/>
          <w:szCs w:val="22"/>
          <w:lang w:val="en-IN" w:eastAsia="en-IN"/>
        </w:rPr>
      </w:pPr>
      <w:r w:rsidRPr="00467E93">
        <w:rPr>
          <w:rFonts w:ascii="Segoe UI" w:eastAsia="Times New Roman" w:hAnsi="Segoe UI" w:cs="Segoe UI"/>
          <w:b/>
          <w:bCs/>
          <w:color w:val="2683C6" w:themeColor="accent2"/>
          <w:sz w:val="22"/>
          <w:szCs w:val="22"/>
          <w:lang w:val="en-IN" w:eastAsia="en-IN"/>
        </w:rPr>
        <w:t>Automatic reconfiguration</w:t>
      </w:r>
    </w:p>
    <w:p w14:paraId="4D164234" w14:textId="77777777" w:rsidR="000974D1" w:rsidRPr="00467E93" w:rsidRDefault="000974D1" w:rsidP="000974D1">
      <w:pPr>
        <w:pStyle w:val="ListParagraph"/>
        <w:shd w:val="clear" w:color="auto" w:fill="FFFFFF"/>
        <w:spacing w:before="100" w:beforeAutospacing="1"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Load Balancer instantly reconfigures itself when you scale instances up or down. Adding or removing VMs from the backend pool reconfigures the Load Balancer without additional operations on the Load Balancer resource.</w:t>
      </w:r>
    </w:p>
    <w:p w14:paraId="69F69510" w14:textId="77777777" w:rsidR="000974D1" w:rsidRPr="00467E93" w:rsidRDefault="000974D1" w:rsidP="000003DC">
      <w:pPr>
        <w:pStyle w:val="ListParagraph"/>
        <w:numPr>
          <w:ilvl w:val="0"/>
          <w:numId w:val="44"/>
        </w:numPr>
        <w:shd w:val="clear" w:color="auto" w:fill="FFFFFF"/>
        <w:spacing w:before="100" w:beforeAutospacing="1" w:after="0" w:line="240" w:lineRule="auto"/>
        <w:rPr>
          <w:rFonts w:ascii="Segoe UI" w:eastAsia="Times New Roman" w:hAnsi="Segoe UI" w:cs="Segoe UI"/>
          <w:color w:val="2683C6" w:themeColor="accent2"/>
          <w:sz w:val="22"/>
          <w:szCs w:val="22"/>
          <w:lang w:val="en-IN" w:eastAsia="en-IN"/>
        </w:rPr>
      </w:pPr>
      <w:r w:rsidRPr="00467E93">
        <w:rPr>
          <w:rFonts w:ascii="Segoe UI" w:eastAsia="Times New Roman" w:hAnsi="Segoe UI" w:cs="Segoe UI"/>
          <w:b/>
          <w:bCs/>
          <w:color w:val="2683C6" w:themeColor="accent2"/>
          <w:sz w:val="22"/>
          <w:szCs w:val="22"/>
          <w:lang w:val="en-IN" w:eastAsia="en-IN"/>
        </w:rPr>
        <w:t>Health probes</w:t>
      </w:r>
    </w:p>
    <w:p w14:paraId="33C16E4A" w14:textId="77777777" w:rsidR="000974D1" w:rsidRPr="00467E93" w:rsidRDefault="000974D1" w:rsidP="000974D1">
      <w:pPr>
        <w:pStyle w:val="ListParagraph"/>
        <w:shd w:val="clear" w:color="auto" w:fill="FFFFFF"/>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To determine the health of instances in the backend pool, Load Balancer uses health probes that you define. When a probe fails to respond, the Load Balancer stops sending new connections to the unhealthy instances. Existing connections are not affected, and they continue until the application terminates the flow, an idle timeout occurs, or the VM is shut down</w:t>
      </w:r>
    </w:p>
    <w:p w14:paraId="1EB0E0CE" w14:textId="66A46F0F" w:rsidR="000974D1" w:rsidRPr="00467E93" w:rsidRDefault="000974D1" w:rsidP="000003DC">
      <w:pPr>
        <w:pStyle w:val="ListParagraph"/>
        <w:numPr>
          <w:ilvl w:val="0"/>
          <w:numId w:val="44"/>
        </w:numPr>
        <w:shd w:val="clear" w:color="auto" w:fill="FFFFFF"/>
        <w:spacing w:after="0" w:line="240" w:lineRule="auto"/>
        <w:rPr>
          <w:rFonts w:ascii="Segoe UI" w:hAnsi="Segoe UI" w:cs="Segoe UI"/>
          <w:color w:val="2683C6" w:themeColor="accent2"/>
          <w:sz w:val="22"/>
          <w:szCs w:val="22"/>
        </w:rPr>
      </w:pPr>
      <w:r w:rsidRPr="00467E93">
        <w:rPr>
          <w:rFonts w:ascii="Segoe UI" w:hAnsi="Segoe UI" w:cs="Segoe UI"/>
          <w:b/>
          <w:color w:val="2683C6" w:themeColor="accent2"/>
          <w:sz w:val="22"/>
          <w:szCs w:val="22"/>
        </w:rPr>
        <w:t xml:space="preserve">Source IP </w:t>
      </w:r>
      <w:r w:rsidR="00EB393F">
        <w:rPr>
          <w:rFonts w:ascii="Segoe UI" w:hAnsi="Segoe UI" w:cs="Segoe UI"/>
          <w:b/>
          <w:color w:val="2683C6" w:themeColor="accent2"/>
          <w:sz w:val="22"/>
          <w:szCs w:val="22"/>
        </w:rPr>
        <w:t>A</w:t>
      </w:r>
      <w:r w:rsidRPr="00467E93">
        <w:rPr>
          <w:rFonts w:ascii="Segoe UI" w:hAnsi="Segoe UI" w:cs="Segoe UI"/>
          <w:b/>
          <w:color w:val="2683C6" w:themeColor="accent2"/>
          <w:sz w:val="22"/>
          <w:szCs w:val="22"/>
        </w:rPr>
        <w:t>ffinity mode</w:t>
      </w:r>
    </w:p>
    <w:p w14:paraId="02AD031A" w14:textId="1D39A1B3" w:rsidR="000974D1" w:rsidRDefault="000974D1" w:rsidP="000974D1">
      <w:pPr>
        <w:pStyle w:val="ListParagraph"/>
        <w:shd w:val="clear" w:color="auto" w:fill="FFFFFF"/>
        <w:spacing w:after="0" w:line="240" w:lineRule="auto"/>
        <w:rPr>
          <w:rFonts w:ascii="Segoe UI" w:hAnsi="Segoe UI" w:cs="Segoe UI"/>
          <w:color w:val="000000"/>
          <w:sz w:val="22"/>
          <w:szCs w:val="22"/>
        </w:rPr>
      </w:pPr>
      <w:r w:rsidRPr="00467E93">
        <w:rPr>
          <w:rFonts w:ascii="Segoe UI" w:hAnsi="Segoe UI" w:cs="Segoe UI"/>
          <w:color w:val="000000"/>
          <w:sz w:val="22"/>
          <w:szCs w:val="22"/>
        </w:rPr>
        <w:t>Load Balancer can also be configured by using the source IP affinity distribution mode. This distribution mode is also known as session affinity or client IP affinity. The mode uses a 2-tuple (source IP and destination IP) or 3-tuple (source IP, destination IP, and protocol type) hash to map traffic to the available servers. By using source IP affinity, connections that are initiated from the same client computer go to the same DIP endpoint.</w:t>
      </w:r>
    </w:p>
    <w:p w14:paraId="46FD1868" w14:textId="769E3973" w:rsidR="000F2895" w:rsidRDefault="000F2895" w:rsidP="000974D1">
      <w:pPr>
        <w:pStyle w:val="ListParagraph"/>
        <w:shd w:val="clear" w:color="auto" w:fill="FFFFFF"/>
        <w:spacing w:after="0" w:line="240" w:lineRule="auto"/>
        <w:rPr>
          <w:rFonts w:ascii="Segoe UI" w:hAnsi="Segoe UI" w:cs="Segoe UI"/>
          <w:color w:val="000000"/>
          <w:sz w:val="22"/>
          <w:szCs w:val="22"/>
        </w:rPr>
      </w:pPr>
    </w:p>
    <w:p w14:paraId="2F0EF1A8" w14:textId="6B597DB0" w:rsidR="000F2895" w:rsidRDefault="000F2895" w:rsidP="000974D1">
      <w:pPr>
        <w:pStyle w:val="ListParagraph"/>
        <w:shd w:val="clear" w:color="auto" w:fill="FFFFFF"/>
        <w:spacing w:after="0" w:line="240" w:lineRule="auto"/>
        <w:rPr>
          <w:rFonts w:ascii="Segoe UI" w:hAnsi="Segoe UI" w:cs="Segoe UI"/>
          <w:color w:val="000000"/>
          <w:sz w:val="22"/>
          <w:szCs w:val="22"/>
        </w:rPr>
      </w:pPr>
    </w:p>
    <w:p w14:paraId="6337C9F6" w14:textId="6E4BDA7A" w:rsidR="000F2895" w:rsidRDefault="000F2895" w:rsidP="000974D1">
      <w:pPr>
        <w:pStyle w:val="ListParagraph"/>
        <w:shd w:val="clear" w:color="auto" w:fill="FFFFFF"/>
        <w:spacing w:after="0" w:line="240" w:lineRule="auto"/>
        <w:rPr>
          <w:rFonts w:ascii="Segoe UI" w:hAnsi="Segoe UI" w:cs="Segoe UI"/>
          <w:color w:val="000000"/>
          <w:sz w:val="22"/>
          <w:szCs w:val="22"/>
        </w:rPr>
      </w:pPr>
    </w:p>
    <w:p w14:paraId="6F095AAD" w14:textId="54E88F77" w:rsidR="000F2895" w:rsidRDefault="000F2895" w:rsidP="000974D1">
      <w:pPr>
        <w:pStyle w:val="ListParagraph"/>
        <w:shd w:val="clear" w:color="auto" w:fill="FFFFFF"/>
        <w:spacing w:after="0" w:line="240" w:lineRule="auto"/>
        <w:rPr>
          <w:rFonts w:ascii="Segoe UI" w:hAnsi="Segoe UI" w:cs="Segoe UI"/>
          <w:color w:val="000000"/>
          <w:sz w:val="22"/>
          <w:szCs w:val="22"/>
        </w:rPr>
      </w:pPr>
    </w:p>
    <w:p w14:paraId="78D4A25E" w14:textId="77777777" w:rsidR="000F2895" w:rsidRPr="00467E93" w:rsidRDefault="000F2895" w:rsidP="000974D1">
      <w:pPr>
        <w:pStyle w:val="ListParagraph"/>
        <w:shd w:val="clear" w:color="auto" w:fill="FFFFFF"/>
        <w:spacing w:after="0" w:line="240" w:lineRule="auto"/>
        <w:rPr>
          <w:rFonts w:ascii="Segoe UI" w:hAnsi="Segoe UI" w:cs="Segoe UI"/>
          <w:color w:val="000000"/>
          <w:sz w:val="22"/>
          <w:szCs w:val="22"/>
        </w:rPr>
      </w:pPr>
    </w:p>
    <w:p w14:paraId="425C9BC4" w14:textId="77777777" w:rsidR="000974D1" w:rsidRPr="00467E93" w:rsidRDefault="000974D1" w:rsidP="000974D1">
      <w:pPr>
        <w:spacing w:after="0"/>
        <w:rPr>
          <w:rFonts w:ascii="Segoe UI" w:hAnsi="Segoe UI" w:cs="Segoe UI"/>
          <w:color w:val="000000" w:themeColor="text1"/>
          <w:sz w:val="22"/>
          <w:szCs w:val="22"/>
          <w:shd w:val="clear" w:color="auto" w:fill="FFFFFF"/>
        </w:rPr>
      </w:pPr>
    </w:p>
    <w:p w14:paraId="75D08532" w14:textId="77777777" w:rsidR="000974D1" w:rsidRPr="00467E93" w:rsidRDefault="000974D1" w:rsidP="000974D1">
      <w:pPr>
        <w:pStyle w:val="ListParagraph"/>
        <w:spacing w:after="0"/>
        <w:rPr>
          <w:rFonts w:ascii="Segoe UI" w:hAnsi="Segoe UI" w:cs="Segoe UI"/>
          <w:color w:val="2683C6" w:themeColor="accent2"/>
          <w:sz w:val="22"/>
          <w:szCs w:val="22"/>
          <w:shd w:val="clear" w:color="auto" w:fill="FFFFFF"/>
        </w:rPr>
      </w:pPr>
      <w:r w:rsidRPr="00467E93">
        <w:rPr>
          <w:rFonts w:ascii="Segoe UI" w:hAnsi="Segoe UI" w:cs="Segoe UI"/>
          <w:color w:val="2683C6" w:themeColor="accent2"/>
          <w:sz w:val="22"/>
          <w:szCs w:val="22"/>
          <w:shd w:val="clear" w:color="auto" w:fill="FFFFFF"/>
        </w:rPr>
        <w:t>Two types</w:t>
      </w:r>
    </w:p>
    <w:p w14:paraId="5B92BB95" w14:textId="77777777" w:rsidR="000974D1" w:rsidRPr="00467E93" w:rsidRDefault="000974D1" w:rsidP="000003DC">
      <w:pPr>
        <w:pStyle w:val="ListParagraph"/>
        <w:numPr>
          <w:ilvl w:val="0"/>
          <w:numId w:val="6"/>
        </w:numPr>
        <w:spacing w:after="0"/>
        <w:rPr>
          <w:rFonts w:ascii="Segoe UI" w:hAnsi="Segoe UI" w:cs="Segoe UI"/>
          <w:b/>
          <w:color w:val="000000" w:themeColor="text1"/>
          <w:sz w:val="22"/>
          <w:szCs w:val="22"/>
          <w:shd w:val="clear" w:color="auto" w:fill="FFFFFF"/>
        </w:rPr>
      </w:pPr>
      <w:r w:rsidRPr="00467E93">
        <w:rPr>
          <w:rFonts w:ascii="Segoe UI" w:hAnsi="Segoe UI" w:cs="Segoe UI"/>
          <w:b/>
          <w:color w:val="000000" w:themeColor="text1"/>
          <w:sz w:val="22"/>
          <w:szCs w:val="22"/>
          <w:shd w:val="clear" w:color="auto" w:fill="FFFFFF"/>
        </w:rPr>
        <w:t xml:space="preserve">External Load balancer/ internet-facing load balancer </w:t>
      </w:r>
      <w:r w:rsidRPr="00467E93">
        <w:rPr>
          <w:rFonts w:ascii="Segoe UI" w:hAnsi="Segoe UI" w:cs="Segoe UI"/>
          <w:color w:val="000000" w:themeColor="text1"/>
          <w:sz w:val="22"/>
          <w:szCs w:val="22"/>
          <w:shd w:val="clear" w:color="auto" w:fill="FFFFFF"/>
        </w:rPr>
        <w:t>you can use external load balancer to provide high availability for IaaS VMS and PaaS role instance accessed from the Public internet.</w:t>
      </w:r>
    </w:p>
    <w:p w14:paraId="27333D0A" w14:textId="77777777" w:rsidR="000974D1" w:rsidRPr="00467E93" w:rsidRDefault="000974D1" w:rsidP="000974D1">
      <w:pPr>
        <w:pStyle w:val="ListParagraph"/>
        <w:spacing w:after="0"/>
        <w:rPr>
          <w:rFonts w:ascii="Segoe UI" w:hAnsi="Segoe UI" w:cs="Segoe UI"/>
          <w:color w:val="000000" w:themeColor="text1"/>
          <w:sz w:val="22"/>
          <w:szCs w:val="22"/>
          <w:shd w:val="clear" w:color="auto" w:fill="FFFFFF"/>
        </w:rPr>
      </w:pPr>
      <w:r w:rsidRPr="00467E93">
        <w:rPr>
          <w:rFonts w:ascii="Segoe UI" w:hAnsi="Segoe UI" w:cs="Segoe UI"/>
          <w:sz w:val="22"/>
          <w:szCs w:val="22"/>
          <w:shd w:val="clear" w:color="auto" w:fill="FFFFFF"/>
        </w:rPr>
        <w:t xml:space="preserve">Balances incoming traffic from the internet to VMs in Azure and its front end has a public </w:t>
      </w:r>
      <w:r w:rsidRPr="00467E93">
        <w:rPr>
          <w:rFonts w:ascii="Segoe UI" w:hAnsi="Segoe UI" w:cs="Segoe UI"/>
          <w:color w:val="000000" w:themeColor="text1"/>
          <w:sz w:val="22"/>
          <w:szCs w:val="22"/>
          <w:shd w:val="clear" w:color="auto" w:fill="FFFFFF"/>
        </w:rPr>
        <w:t xml:space="preserve">IP </w:t>
      </w:r>
    </w:p>
    <w:p w14:paraId="73B97069" w14:textId="77777777" w:rsidR="000974D1" w:rsidRPr="00467E93" w:rsidRDefault="000974D1" w:rsidP="000003DC">
      <w:pPr>
        <w:pStyle w:val="ListParagraph"/>
        <w:numPr>
          <w:ilvl w:val="0"/>
          <w:numId w:val="6"/>
        </w:numPr>
        <w:spacing w:after="0"/>
        <w:rPr>
          <w:rFonts w:ascii="Segoe UI" w:hAnsi="Segoe UI" w:cs="Segoe UI"/>
          <w:b/>
          <w:color w:val="000000" w:themeColor="text1"/>
          <w:sz w:val="22"/>
          <w:szCs w:val="22"/>
          <w:shd w:val="clear" w:color="auto" w:fill="FFFFFF"/>
        </w:rPr>
      </w:pPr>
      <w:r w:rsidRPr="00467E93">
        <w:rPr>
          <w:rFonts w:ascii="Segoe UI" w:hAnsi="Segoe UI" w:cs="Segoe UI"/>
          <w:b/>
          <w:color w:val="000000" w:themeColor="text1"/>
          <w:sz w:val="22"/>
          <w:szCs w:val="22"/>
          <w:shd w:val="clear" w:color="auto" w:fill="FFFFFF"/>
        </w:rPr>
        <w:t xml:space="preserve">Internal Load balancer </w:t>
      </w:r>
      <w:r w:rsidRPr="00467E93">
        <w:rPr>
          <w:rFonts w:ascii="Segoe UI" w:hAnsi="Segoe UI" w:cs="Segoe UI"/>
          <w:color w:val="000000" w:themeColor="text1"/>
          <w:sz w:val="22"/>
          <w:szCs w:val="22"/>
          <w:shd w:val="clear" w:color="auto" w:fill="FFFFFF"/>
        </w:rPr>
        <w:t>you can use internal load balancer to provide high availability for IaaS VMs and PaaS role instance accessed from other services in your Vnets.</w:t>
      </w:r>
    </w:p>
    <w:p w14:paraId="2C1A6CCC" w14:textId="77777777" w:rsidR="000974D1" w:rsidRPr="00467E93" w:rsidRDefault="000974D1" w:rsidP="000974D1">
      <w:pPr>
        <w:spacing w:after="0"/>
        <w:ind w:left="72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Balances traffic between VMs in a Virtual network (or connected network) am dots front end has a private IP</w:t>
      </w:r>
    </w:p>
    <w:p w14:paraId="0CCCA34E" w14:textId="77777777" w:rsidR="000974D1" w:rsidRPr="00467E93" w:rsidRDefault="000974D1" w:rsidP="000974D1">
      <w:pPr>
        <w:spacing w:after="0"/>
        <w:ind w:left="720"/>
        <w:rPr>
          <w:rFonts w:ascii="Segoe UI" w:hAnsi="Segoe UI" w:cs="Segoe UI"/>
          <w:color w:val="000000" w:themeColor="text1"/>
          <w:sz w:val="22"/>
          <w:szCs w:val="22"/>
          <w:shd w:val="clear" w:color="auto" w:fill="FFFFFF"/>
        </w:rPr>
      </w:pPr>
    </w:p>
    <w:p w14:paraId="21A1AEF8" w14:textId="77777777" w:rsidR="000974D1" w:rsidRPr="00467E93" w:rsidRDefault="000974D1" w:rsidP="000974D1">
      <w:pPr>
        <w:spacing w:after="0"/>
        <w:ind w:left="720"/>
        <w:rPr>
          <w:rFonts w:ascii="Segoe UI" w:hAnsi="Segoe UI" w:cs="Segoe UI"/>
          <w:color w:val="000000" w:themeColor="text1"/>
          <w:sz w:val="22"/>
          <w:szCs w:val="22"/>
          <w:shd w:val="clear" w:color="auto" w:fill="FFFFFF"/>
        </w:rPr>
      </w:pPr>
      <w:r w:rsidRPr="00467E93">
        <w:rPr>
          <w:rFonts w:ascii="Segoe UI" w:hAnsi="Segoe UI" w:cs="Segoe UI"/>
          <w:noProof/>
          <w:sz w:val="22"/>
          <w:szCs w:val="22"/>
        </w:rPr>
        <w:lastRenderedPageBreak/>
        <w:drawing>
          <wp:inline distT="0" distB="0" distL="0" distR="0" wp14:anchorId="7711F660" wp14:editId="0725A79B">
            <wp:extent cx="3755680" cy="2118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1721" cy="2138689"/>
                    </a:xfrm>
                    <a:prstGeom prst="rect">
                      <a:avLst/>
                    </a:prstGeom>
                  </pic:spPr>
                </pic:pic>
              </a:graphicData>
            </a:graphic>
          </wp:inline>
        </w:drawing>
      </w:r>
    </w:p>
    <w:p w14:paraId="52C22C72" w14:textId="77777777" w:rsidR="000974D1" w:rsidRPr="00467E93" w:rsidRDefault="000974D1" w:rsidP="000974D1">
      <w:pPr>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Load balancer can have multiple front-end configuration</w:t>
      </w:r>
    </w:p>
    <w:p w14:paraId="0FE80836" w14:textId="77777777" w:rsidR="000974D1" w:rsidRPr="00467E93" w:rsidRDefault="000974D1" w:rsidP="000974D1">
      <w:pPr>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Load balancer Services</w:t>
      </w:r>
    </w:p>
    <w:p w14:paraId="538FB0D8" w14:textId="77777777" w:rsidR="000974D1" w:rsidRPr="00467E93" w:rsidRDefault="000974D1" w:rsidP="000974D1">
      <w:pPr>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Hash-based distribution – Actually balancing traffic between multiple targets</w:t>
      </w:r>
    </w:p>
    <w:p w14:paraId="4A803545" w14:textId="77777777" w:rsidR="000974D1" w:rsidRPr="00467E93" w:rsidRDefault="000974D1" w:rsidP="000974D1">
      <w:pPr>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 xml:space="preserve">Port forwarding – direct incoming traffic to a port on the LB inbound IP and forwarding to a port on specific target (NAT Rules) </w:t>
      </w:r>
    </w:p>
    <w:p w14:paraId="33887A00" w14:textId="77777777" w:rsidR="000974D1" w:rsidRPr="00467E93" w:rsidRDefault="000974D1" w:rsidP="000974D1">
      <w:pPr>
        <w:spacing w:after="0"/>
        <w:rPr>
          <w:rFonts w:ascii="Segoe UI" w:hAnsi="Segoe UI" w:cs="Segoe UI"/>
          <w:color w:val="000000" w:themeColor="text1"/>
          <w:sz w:val="22"/>
          <w:szCs w:val="22"/>
          <w:shd w:val="clear" w:color="auto" w:fill="FFFFFF"/>
        </w:rPr>
      </w:pPr>
    </w:p>
    <w:p w14:paraId="15BD14FD" w14:textId="77777777" w:rsidR="000974D1" w:rsidRPr="00467E93" w:rsidRDefault="000974D1" w:rsidP="000974D1">
      <w:pPr>
        <w:spacing w:after="0"/>
        <w:rPr>
          <w:rFonts w:ascii="Segoe UI" w:hAnsi="Segoe UI" w:cs="Segoe UI"/>
          <w:color w:val="0070C0"/>
          <w:sz w:val="22"/>
          <w:szCs w:val="22"/>
          <w:shd w:val="clear" w:color="auto" w:fill="FFFFFF"/>
        </w:rPr>
      </w:pPr>
      <w:r w:rsidRPr="00467E93">
        <w:rPr>
          <w:rFonts w:ascii="Segoe UI" w:hAnsi="Segoe UI" w:cs="Segoe UI"/>
          <w:color w:val="0070C0"/>
          <w:sz w:val="22"/>
          <w:szCs w:val="22"/>
          <w:shd w:val="clear" w:color="auto" w:fill="FFFFFF"/>
        </w:rPr>
        <w:t xml:space="preserve">Load balancer Stickiness  </w:t>
      </w:r>
    </w:p>
    <w:p w14:paraId="173E8B08" w14:textId="77777777" w:rsidR="000974D1" w:rsidRPr="00467E93" w:rsidRDefault="000974D1" w:rsidP="000974D1">
      <w:pPr>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By defaults uses 5 tuples</w:t>
      </w:r>
    </w:p>
    <w:p w14:paraId="556880F4" w14:textId="77777777" w:rsidR="000974D1" w:rsidRPr="00467E93" w:rsidRDefault="000974D1" w:rsidP="000974D1">
      <w:pPr>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-The source IP address</w:t>
      </w:r>
    </w:p>
    <w:p w14:paraId="252802AF" w14:textId="77777777" w:rsidR="000974D1" w:rsidRPr="00467E93" w:rsidRDefault="000974D1" w:rsidP="000974D1">
      <w:pPr>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 xml:space="preserve">-The destination IP address </w:t>
      </w:r>
    </w:p>
    <w:p w14:paraId="0AFBB896" w14:textId="77777777" w:rsidR="000974D1" w:rsidRPr="00467E93" w:rsidRDefault="000974D1" w:rsidP="000974D1">
      <w:pPr>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-The protocol type (TCP or UDP)</w:t>
      </w:r>
    </w:p>
    <w:p w14:paraId="75E51121" w14:textId="77777777" w:rsidR="000974D1" w:rsidRPr="00467E93" w:rsidRDefault="000974D1" w:rsidP="000974D1">
      <w:pPr>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-The source ports</w:t>
      </w:r>
    </w:p>
    <w:p w14:paraId="6FCF197E" w14:textId="77777777" w:rsidR="000974D1" w:rsidRPr="00467E93" w:rsidRDefault="000974D1" w:rsidP="000974D1">
      <w:pPr>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-The destination ports</w:t>
      </w:r>
    </w:p>
    <w:p w14:paraId="0A092B49" w14:textId="5BA35D50" w:rsidR="00672991" w:rsidRPr="00B25336" w:rsidRDefault="00664801" w:rsidP="00672991">
      <w:pPr>
        <w:pStyle w:val="Heading3"/>
        <w:rPr>
          <w:rFonts w:cs="Segoe UI"/>
          <w:bCs/>
          <w:color w:val="FF0000"/>
          <w:sz w:val="22"/>
          <w:szCs w:val="22"/>
          <w:shd w:val="clear" w:color="auto" w:fill="FFFFFF"/>
        </w:rPr>
      </w:pPr>
      <w:bookmarkStart w:id="19" w:name="_Toc8945435"/>
      <w:r w:rsidRPr="00B25336">
        <w:rPr>
          <w:rFonts w:cs="Segoe UI"/>
          <w:bCs/>
          <w:color w:val="FF0000"/>
          <w:sz w:val="22"/>
          <w:szCs w:val="22"/>
          <w:shd w:val="clear" w:color="auto" w:fill="FFFFFF"/>
        </w:rPr>
        <w:t>T</w:t>
      </w:r>
      <w:r w:rsidR="00472071" w:rsidRPr="00B25336">
        <w:rPr>
          <w:rFonts w:cs="Segoe UI"/>
          <w:bCs/>
          <w:color w:val="FF0000"/>
          <w:sz w:val="22"/>
          <w:szCs w:val="22"/>
          <w:shd w:val="clear" w:color="auto" w:fill="FFFFFF"/>
        </w:rPr>
        <w:t>raffic Manger</w:t>
      </w:r>
      <w:bookmarkEnd w:id="19"/>
      <w:r w:rsidR="00472071" w:rsidRPr="00B25336">
        <w:rPr>
          <w:rFonts w:cs="Segoe UI"/>
          <w:bCs/>
          <w:color w:val="FF0000"/>
          <w:sz w:val="22"/>
          <w:szCs w:val="22"/>
          <w:shd w:val="clear" w:color="auto" w:fill="FFFFFF"/>
        </w:rPr>
        <w:t xml:space="preserve"> </w:t>
      </w:r>
    </w:p>
    <w:p w14:paraId="29C75FF3" w14:textId="274DF508" w:rsidR="00A35D5D" w:rsidRPr="00467E93" w:rsidRDefault="00A35D5D" w:rsidP="00A16A36">
      <w:pPr>
        <w:pStyle w:val="NormalWeb"/>
        <w:numPr>
          <w:ilvl w:val="0"/>
          <w:numId w:val="46"/>
        </w:numPr>
        <w:shd w:val="clear" w:color="auto" w:fill="FFFFFF"/>
        <w:spacing w:before="0" w:beforeAutospacing="0" w:after="0" w:afterAutospacing="0"/>
        <w:rPr>
          <w:rFonts w:ascii="Segoe UI" w:hAnsi="Segoe UI" w:cs="Segoe UI"/>
          <w:sz w:val="22"/>
          <w:szCs w:val="22"/>
        </w:rPr>
      </w:pPr>
      <w:r w:rsidRPr="00467E93">
        <w:rPr>
          <w:rFonts w:ascii="Segoe UI" w:hAnsi="Segoe UI" w:cs="Segoe UI"/>
          <w:sz w:val="22"/>
          <w:szCs w:val="22"/>
        </w:rPr>
        <w:t xml:space="preserve">Azure Traffic Manager is a DNS-based traffic load balancer that enables you to distribute traffic optimally to services across global Azure regions, </w:t>
      </w:r>
    </w:p>
    <w:p w14:paraId="5A3A931F" w14:textId="77777777" w:rsidR="00F75A17" w:rsidRPr="00467E93" w:rsidRDefault="00A35D5D" w:rsidP="00A16A36">
      <w:pPr>
        <w:pStyle w:val="NormalWeb"/>
        <w:numPr>
          <w:ilvl w:val="0"/>
          <w:numId w:val="46"/>
        </w:numPr>
        <w:shd w:val="clear" w:color="auto" w:fill="FFFFFF"/>
        <w:spacing w:before="0" w:beforeAutospacing="0" w:after="0" w:afterAutospacing="0"/>
        <w:rPr>
          <w:rFonts w:ascii="Segoe UI" w:hAnsi="Segoe UI" w:cs="Segoe UI"/>
          <w:sz w:val="22"/>
          <w:szCs w:val="22"/>
        </w:rPr>
      </w:pPr>
      <w:r w:rsidRPr="00467E93">
        <w:rPr>
          <w:rFonts w:ascii="Segoe UI" w:hAnsi="Segoe UI" w:cs="Segoe UI"/>
          <w:sz w:val="22"/>
          <w:szCs w:val="22"/>
        </w:rPr>
        <w:t xml:space="preserve">Traffic Manager uses DNS to direct client requests to the most appropriate service endpoint based on a traffic-routing method and the health of the endpoints. </w:t>
      </w:r>
    </w:p>
    <w:p w14:paraId="5131126C" w14:textId="77777777" w:rsidR="00F75A17" w:rsidRPr="00467E93" w:rsidRDefault="00A35D5D" w:rsidP="00A16A36">
      <w:pPr>
        <w:pStyle w:val="NormalWeb"/>
        <w:numPr>
          <w:ilvl w:val="0"/>
          <w:numId w:val="46"/>
        </w:numPr>
        <w:shd w:val="clear" w:color="auto" w:fill="FFFFFF"/>
        <w:spacing w:before="0" w:beforeAutospacing="0" w:after="0" w:afterAutospacing="0"/>
        <w:rPr>
          <w:rFonts w:ascii="Segoe UI" w:hAnsi="Segoe UI" w:cs="Segoe UI"/>
          <w:sz w:val="22"/>
          <w:szCs w:val="22"/>
        </w:rPr>
      </w:pPr>
      <w:r w:rsidRPr="00467E93">
        <w:rPr>
          <w:rFonts w:ascii="Segoe UI" w:hAnsi="Segoe UI" w:cs="Segoe UI"/>
          <w:sz w:val="22"/>
          <w:szCs w:val="22"/>
        </w:rPr>
        <w:t xml:space="preserve">An endpoint is any Internet-facing service hosted inside or outside of Azure. </w:t>
      </w:r>
    </w:p>
    <w:p w14:paraId="2B10D998" w14:textId="77777777" w:rsidR="00F75A17" w:rsidRPr="00467E93" w:rsidRDefault="00A35D5D" w:rsidP="00A16A36">
      <w:pPr>
        <w:pStyle w:val="NormalWeb"/>
        <w:numPr>
          <w:ilvl w:val="0"/>
          <w:numId w:val="46"/>
        </w:numPr>
        <w:shd w:val="clear" w:color="auto" w:fill="FFFFFF"/>
        <w:spacing w:before="0" w:beforeAutospacing="0" w:after="0" w:afterAutospacing="0"/>
        <w:rPr>
          <w:rFonts w:ascii="Segoe UI" w:hAnsi="Segoe UI" w:cs="Segoe UI"/>
          <w:sz w:val="22"/>
          <w:szCs w:val="22"/>
        </w:rPr>
      </w:pPr>
      <w:r w:rsidRPr="00467E93">
        <w:rPr>
          <w:rFonts w:ascii="Segoe UI" w:hAnsi="Segoe UI" w:cs="Segoe UI"/>
          <w:sz w:val="22"/>
          <w:szCs w:val="22"/>
        </w:rPr>
        <w:t>Traffic Manager provides a range of </w:t>
      </w:r>
      <w:hyperlink r:id="rId17" w:history="1">
        <w:r w:rsidRPr="00467E93">
          <w:rPr>
            <w:rStyle w:val="Hyperlink"/>
            <w:rFonts w:ascii="Segoe UI" w:eastAsiaTheme="majorEastAsia" w:hAnsi="Segoe UI" w:cs="Segoe UI"/>
            <w:color w:val="auto"/>
            <w:sz w:val="22"/>
            <w:szCs w:val="22"/>
            <w:u w:val="none"/>
          </w:rPr>
          <w:t>traffic-routing methods</w:t>
        </w:r>
      </w:hyperlink>
      <w:r w:rsidRPr="00467E93">
        <w:rPr>
          <w:rFonts w:ascii="Segoe UI" w:hAnsi="Segoe UI" w:cs="Segoe UI"/>
          <w:sz w:val="22"/>
          <w:szCs w:val="22"/>
        </w:rPr>
        <w:t> and </w:t>
      </w:r>
      <w:hyperlink r:id="rId18" w:history="1">
        <w:r w:rsidRPr="00467E93">
          <w:rPr>
            <w:rStyle w:val="Hyperlink"/>
            <w:rFonts w:ascii="Segoe UI" w:eastAsiaTheme="majorEastAsia" w:hAnsi="Segoe UI" w:cs="Segoe UI"/>
            <w:color w:val="auto"/>
            <w:sz w:val="22"/>
            <w:szCs w:val="22"/>
            <w:u w:val="none"/>
          </w:rPr>
          <w:t>endpoint monitoring options</w:t>
        </w:r>
      </w:hyperlink>
      <w:r w:rsidRPr="00467E93">
        <w:rPr>
          <w:rFonts w:ascii="Segoe UI" w:hAnsi="Segoe UI" w:cs="Segoe UI"/>
          <w:sz w:val="22"/>
          <w:szCs w:val="22"/>
        </w:rPr>
        <w:t xml:space="preserve"> to suit different application needs and automatic failover models.</w:t>
      </w:r>
    </w:p>
    <w:p w14:paraId="02E6C159" w14:textId="73D796EE" w:rsidR="00672991" w:rsidRPr="00467E93" w:rsidRDefault="00A35D5D" w:rsidP="00A16A36">
      <w:pPr>
        <w:pStyle w:val="NormalWeb"/>
        <w:numPr>
          <w:ilvl w:val="0"/>
          <w:numId w:val="46"/>
        </w:numPr>
        <w:shd w:val="clear" w:color="auto" w:fill="FFFFFF"/>
        <w:spacing w:before="0" w:beforeAutospacing="0" w:after="0" w:afterAutospacing="0"/>
        <w:rPr>
          <w:rFonts w:ascii="Segoe UI" w:hAnsi="Segoe UI" w:cs="Segoe UI"/>
          <w:sz w:val="22"/>
          <w:szCs w:val="22"/>
        </w:rPr>
      </w:pPr>
      <w:r w:rsidRPr="00467E93">
        <w:rPr>
          <w:rFonts w:ascii="Segoe UI" w:hAnsi="Segoe UI" w:cs="Segoe UI"/>
          <w:sz w:val="22"/>
          <w:szCs w:val="22"/>
        </w:rPr>
        <w:t>Traffic Manager is resilient to failure, including the failure of an entire Azure region.</w:t>
      </w:r>
    </w:p>
    <w:p w14:paraId="16FBB407" w14:textId="77777777" w:rsidR="00BA6368" w:rsidRPr="00467E93" w:rsidRDefault="00BA6368" w:rsidP="00A16A36">
      <w:pPr>
        <w:pStyle w:val="NormalWeb"/>
        <w:numPr>
          <w:ilvl w:val="0"/>
          <w:numId w:val="47"/>
        </w:numPr>
        <w:shd w:val="clear" w:color="auto" w:fill="FFFFFF"/>
        <w:spacing w:before="0" w:beforeAutospacing="0" w:after="0" w:afterAutospacing="0"/>
        <w:rPr>
          <w:rFonts w:ascii="Segoe UI" w:hAnsi="Segoe UI" w:cs="Segoe UI"/>
          <w:sz w:val="22"/>
          <w:szCs w:val="22"/>
        </w:rPr>
      </w:pPr>
      <w:r w:rsidRPr="00467E93">
        <w:rPr>
          <w:rFonts w:ascii="Segoe UI" w:hAnsi="Segoe UI" w:cs="Segoe UI"/>
          <w:sz w:val="22"/>
          <w:szCs w:val="22"/>
        </w:rPr>
        <w:t>Increase application availability</w:t>
      </w:r>
    </w:p>
    <w:p w14:paraId="0045158E" w14:textId="77777777" w:rsidR="00BA6368" w:rsidRPr="00467E93" w:rsidRDefault="00BA6368" w:rsidP="00A16A36">
      <w:pPr>
        <w:pStyle w:val="NormalWeb"/>
        <w:numPr>
          <w:ilvl w:val="0"/>
          <w:numId w:val="47"/>
        </w:numPr>
        <w:shd w:val="clear" w:color="auto" w:fill="FFFFFF"/>
        <w:spacing w:before="0" w:beforeAutospacing="0" w:after="0" w:afterAutospacing="0"/>
        <w:rPr>
          <w:rFonts w:ascii="Segoe UI" w:hAnsi="Segoe UI" w:cs="Segoe UI"/>
          <w:sz w:val="22"/>
          <w:szCs w:val="22"/>
        </w:rPr>
      </w:pPr>
      <w:r w:rsidRPr="00467E93">
        <w:rPr>
          <w:rFonts w:ascii="Segoe UI" w:hAnsi="Segoe UI" w:cs="Segoe UI"/>
          <w:sz w:val="22"/>
          <w:szCs w:val="22"/>
        </w:rPr>
        <w:t>Improve application performance</w:t>
      </w:r>
    </w:p>
    <w:p w14:paraId="38361D27" w14:textId="70CF13DD" w:rsidR="00BA6368" w:rsidRPr="00467E93" w:rsidRDefault="00BA6368" w:rsidP="00A16A36">
      <w:pPr>
        <w:pStyle w:val="NormalWeb"/>
        <w:numPr>
          <w:ilvl w:val="0"/>
          <w:numId w:val="47"/>
        </w:numPr>
        <w:shd w:val="clear" w:color="auto" w:fill="FFFFFF"/>
        <w:spacing w:before="0" w:beforeAutospacing="0" w:after="0" w:afterAutospacing="0"/>
        <w:rPr>
          <w:rFonts w:ascii="Segoe UI" w:hAnsi="Segoe UI" w:cs="Segoe UI"/>
          <w:sz w:val="22"/>
          <w:szCs w:val="22"/>
        </w:rPr>
      </w:pPr>
      <w:r w:rsidRPr="00467E93">
        <w:rPr>
          <w:rFonts w:ascii="Segoe UI" w:hAnsi="Segoe UI" w:cs="Segoe UI"/>
          <w:sz w:val="22"/>
          <w:szCs w:val="22"/>
        </w:rPr>
        <w:t xml:space="preserve">Perform service maintenance without downtime </w:t>
      </w:r>
    </w:p>
    <w:p w14:paraId="4280ADFB" w14:textId="77777777" w:rsidR="00BA6368" w:rsidRPr="00467E93" w:rsidRDefault="00BA6368" w:rsidP="00A16A36">
      <w:pPr>
        <w:pStyle w:val="NormalWeb"/>
        <w:numPr>
          <w:ilvl w:val="0"/>
          <w:numId w:val="47"/>
        </w:numPr>
        <w:shd w:val="clear" w:color="auto" w:fill="FFFFFF"/>
        <w:spacing w:before="0" w:beforeAutospacing="0" w:after="0" w:afterAutospacing="0"/>
        <w:rPr>
          <w:rFonts w:ascii="Segoe UI" w:hAnsi="Segoe UI" w:cs="Segoe UI"/>
          <w:sz w:val="22"/>
          <w:szCs w:val="22"/>
        </w:rPr>
      </w:pPr>
      <w:r w:rsidRPr="00467E93">
        <w:rPr>
          <w:rFonts w:ascii="Segoe UI" w:hAnsi="Segoe UI" w:cs="Segoe UI"/>
          <w:sz w:val="22"/>
          <w:szCs w:val="22"/>
        </w:rPr>
        <w:t xml:space="preserve">Combine hybrid application </w:t>
      </w:r>
    </w:p>
    <w:p w14:paraId="0F05B399" w14:textId="6EFA94CE" w:rsidR="00EF360E" w:rsidRPr="00467E93" w:rsidRDefault="00BA6368" w:rsidP="00A16A36">
      <w:pPr>
        <w:pStyle w:val="NormalWeb"/>
        <w:numPr>
          <w:ilvl w:val="0"/>
          <w:numId w:val="47"/>
        </w:numPr>
        <w:shd w:val="clear" w:color="auto" w:fill="FFFFFF"/>
        <w:spacing w:before="0" w:beforeAutospacing="0" w:after="0" w:afterAutospacing="0"/>
        <w:rPr>
          <w:rFonts w:ascii="Segoe UI" w:hAnsi="Segoe UI" w:cs="Segoe UI"/>
          <w:sz w:val="22"/>
          <w:szCs w:val="22"/>
        </w:rPr>
      </w:pPr>
      <w:r w:rsidRPr="00467E93">
        <w:rPr>
          <w:rFonts w:ascii="Segoe UI" w:hAnsi="Segoe UI" w:cs="Segoe UI"/>
          <w:sz w:val="22"/>
          <w:szCs w:val="22"/>
        </w:rPr>
        <w:t>Distribute traffic for complex deployment</w:t>
      </w:r>
    </w:p>
    <w:p w14:paraId="070157AA" w14:textId="77777777" w:rsidR="00026A8F" w:rsidRPr="00467E93" w:rsidRDefault="00026A8F" w:rsidP="00A16A36">
      <w:pPr>
        <w:numPr>
          <w:ilvl w:val="0"/>
          <w:numId w:val="47"/>
        </w:numPr>
        <w:shd w:val="clear" w:color="auto" w:fill="FFFFFF"/>
        <w:spacing w:before="100" w:beforeAutospacing="1" w:after="100" w:afterAutospacing="1" w:line="240" w:lineRule="auto"/>
        <w:rPr>
          <w:rFonts w:ascii="Segoe UI" w:eastAsia="Times New Roman" w:hAnsi="Segoe UI" w:cs="Segoe UI"/>
          <w:sz w:val="22"/>
          <w:szCs w:val="22"/>
          <w:lang w:val="en-IN" w:eastAsia="en-IN"/>
        </w:rPr>
      </w:pPr>
      <w:r w:rsidRPr="00467E93">
        <w:rPr>
          <w:rFonts w:ascii="Segoe UI" w:eastAsia="Times New Roman" w:hAnsi="Segoe UI" w:cs="Segoe UI"/>
          <w:sz w:val="22"/>
          <w:szCs w:val="22"/>
          <w:lang w:val="en-IN" w:eastAsia="en-IN"/>
        </w:rPr>
        <w:t>Performance routing to send the requestor to the closest endpoint in terms of latency.</w:t>
      </w:r>
    </w:p>
    <w:p w14:paraId="46FBC394" w14:textId="77777777" w:rsidR="001C134B" w:rsidRPr="00467E93" w:rsidRDefault="001C134B" w:rsidP="00A16A36">
      <w:pPr>
        <w:numPr>
          <w:ilvl w:val="0"/>
          <w:numId w:val="47"/>
        </w:numPr>
        <w:shd w:val="clear" w:color="auto" w:fill="FFFFFF"/>
        <w:spacing w:before="100" w:beforeAutospacing="1" w:after="100" w:afterAutospacing="1" w:line="240" w:lineRule="auto"/>
        <w:rPr>
          <w:rFonts w:ascii="Segoe UI" w:eastAsia="Times New Roman" w:hAnsi="Segoe UI" w:cs="Segoe UI"/>
          <w:sz w:val="22"/>
          <w:szCs w:val="22"/>
          <w:lang w:val="en-IN" w:eastAsia="en-IN"/>
        </w:rPr>
      </w:pPr>
      <w:r w:rsidRPr="00467E93">
        <w:rPr>
          <w:rFonts w:ascii="Segoe UI" w:eastAsia="Times New Roman" w:hAnsi="Segoe UI" w:cs="Segoe UI"/>
          <w:sz w:val="22"/>
          <w:szCs w:val="22"/>
          <w:lang w:val="en-IN" w:eastAsia="en-IN"/>
        </w:rPr>
        <w:t>Priority routing to direct all traffic to an endpoint, with other endpoints as backup.</w:t>
      </w:r>
    </w:p>
    <w:p w14:paraId="4464D122" w14:textId="1F61F4E8" w:rsidR="001C134B" w:rsidRPr="00467E93" w:rsidRDefault="001C134B" w:rsidP="00A16A36">
      <w:pPr>
        <w:numPr>
          <w:ilvl w:val="0"/>
          <w:numId w:val="47"/>
        </w:numPr>
        <w:shd w:val="clear" w:color="auto" w:fill="FFFFFF"/>
        <w:spacing w:after="0" w:line="240" w:lineRule="auto"/>
        <w:rPr>
          <w:rFonts w:ascii="Segoe UI" w:eastAsia="Times New Roman" w:hAnsi="Segoe UI" w:cs="Segoe UI"/>
          <w:sz w:val="22"/>
          <w:szCs w:val="22"/>
          <w:lang w:val="en-IN" w:eastAsia="en-IN"/>
        </w:rPr>
      </w:pPr>
      <w:r w:rsidRPr="00467E93">
        <w:rPr>
          <w:rFonts w:ascii="Segoe UI" w:eastAsia="Times New Roman" w:hAnsi="Segoe UI" w:cs="Segoe UI"/>
          <w:sz w:val="22"/>
          <w:szCs w:val="22"/>
          <w:lang w:val="en-IN" w:eastAsia="en-IN"/>
        </w:rPr>
        <w:lastRenderedPageBreak/>
        <w:t>Weighted round-robin routing, which distributes traffic based on the weighting that is assigned to each endpoint.</w:t>
      </w:r>
    </w:p>
    <w:p w14:paraId="0BFD311D" w14:textId="77777777" w:rsidR="008D356C" w:rsidRPr="00467E93" w:rsidRDefault="008D356C" w:rsidP="008D356C">
      <w:pPr>
        <w:shd w:val="clear" w:color="auto" w:fill="FFFFFF"/>
        <w:spacing w:after="0" w:line="240" w:lineRule="auto"/>
        <w:rPr>
          <w:rFonts w:ascii="Segoe UI" w:eastAsia="Times New Roman" w:hAnsi="Segoe UI" w:cs="Segoe UI"/>
          <w:sz w:val="22"/>
          <w:szCs w:val="22"/>
          <w:lang w:val="en-IN" w:eastAsia="en-IN"/>
        </w:rPr>
      </w:pPr>
    </w:p>
    <w:p w14:paraId="2560ACB3" w14:textId="77777777" w:rsidR="00405678" w:rsidRPr="00467E93" w:rsidRDefault="00405678" w:rsidP="00A16A36">
      <w:pPr>
        <w:numPr>
          <w:ilvl w:val="0"/>
          <w:numId w:val="47"/>
        </w:numPr>
        <w:shd w:val="clear" w:color="auto" w:fill="FFFFFF"/>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b/>
          <w:bCs/>
          <w:color w:val="000000"/>
          <w:sz w:val="22"/>
          <w:szCs w:val="22"/>
          <w:lang w:val="en-IN" w:eastAsia="en-IN"/>
        </w:rPr>
        <w:t>Azure endpoints</w:t>
      </w:r>
      <w:r w:rsidRPr="00467E93">
        <w:rPr>
          <w:rFonts w:ascii="Segoe UI" w:eastAsia="Times New Roman" w:hAnsi="Segoe UI" w:cs="Segoe UI"/>
          <w:color w:val="000000"/>
          <w:sz w:val="22"/>
          <w:szCs w:val="22"/>
          <w:lang w:val="en-IN" w:eastAsia="en-IN"/>
        </w:rPr>
        <w:t> are used for services hosted in Azure.</w:t>
      </w:r>
    </w:p>
    <w:p w14:paraId="08CE1DC8" w14:textId="77777777" w:rsidR="00405678" w:rsidRPr="00467E93" w:rsidRDefault="00405678" w:rsidP="00A16A36">
      <w:pPr>
        <w:numPr>
          <w:ilvl w:val="0"/>
          <w:numId w:val="47"/>
        </w:numPr>
        <w:shd w:val="clear" w:color="auto" w:fill="FFFFFF"/>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b/>
          <w:bCs/>
          <w:color w:val="000000"/>
          <w:sz w:val="22"/>
          <w:szCs w:val="22"/>
          <w:lang w:val="en-IN" w:eastAsia="en-IN"/>
        </w:rPr>
        <w:t>External endpoints</w:t>
      </w:r>
      <w:r w:rsidRPr="00467E93">
        <w:rPr>
          <w:rFonts w:ascii="Segoe UI" w:eastAsia="Times New Roman" w:hAnsi="Segoe UI" w:cs="Segoe UI"/>
          <w:color w:val="000000"/>
          <w:sz w:val="22"/>
          <w:szCs w:val="22"/>
          <w:lang w:val="en-IN" w:eastAsia="en-IN"/>
        </w:rPr>
        <w:t> are used for IPv4/IPv6 addresses, or, for services hosted outside Azure that can either be on-premises or with a different hosting provider.</w:t>
      </w:r>
    </w:p>
    <w:p w14:paraId="205E33EC" w14:textId="053F7189" w:rsidR="00A35D5D" w:rsidRDefault="00405678" w:rsidP="00A16A36">
      <w:pPr>
        <w:numPr>
          <w:ilvl w:val="0"/>
          <w:numId w:val="47"/>
        </w:numPr>
        <w:shd w:val="clear" w:color="auto" w:fill="FFFFFF"/>
        <w:spacing w:after="0"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b/>
          <w:bCs/>
          <w:color w:val="000000"/>
          <w:sz w:val="22"/>
          <w:szCs w:val="22"/>
          <w:lang w:val="en-IN" w:eastAsia="en-IN"/>
        </w:rPr>
        <w:t>Nested endpoints</w:t>
      </w:r>
      <w:r w:rsidRPr="00467E93">
        <w:rPr>
          <w:rFonts w:ascii="Segoe UI" w:eastAsia="Times New Roman" w:hAnsi="Segoe UI" w:cs="Segoe UI"/>
          <w:color w:val="000000"/>
          <w:sz w:val="22"/>
          <w:szCs w:val="22"/>
          <w:lang w:val="en-IN" w:eastAsia="en-IN"/>
        </w:rPr>
        <w:t> are used to combine Traffic Manager profiles to create more flexible traffic-routing schemes to support the needs of larger, more complex deployments.</w:t>
      </w:r>
      <w:r w:rsidR="00BA6368" w:rsidRPr="00467E93">
        <w:rPr>
          <w:rFonts w:ascii="Segoe UI" w:hAnsi="Segoe UI" w:cs="Segoe UI"/>
          <w:color w:val="000000"/>
          <w:sz w:val="22"/>
          <w:szCs w:val="22"/>
        </w:rPr>
        <w:t xml:space="preserve"> </w:t>
      </w:r>
    </w:p>
    <w:p w14:paraId="6DF34DDD" w14:textId="6161773A" w:rsidR="00E35051" w:rsidRPr="00E35051" w:rsidRDefault="00E35051" w:rsidP="00E35051">
      <w:pPr>
        <w:pStyle w:val="Heading3"/>
        <w:rPr>
          <w:rFonts w:eastAsia="Times New Roman"/>
          <w:lang w:val="en-IN" w:eastAsia="en-IN"/>
        </w:rPr>
      </w:pPr>
      <w:r>
        <w:rPr>
          <w:rFonts w:eastAsia="Times New Roman"/>
          <w:lang w:val="en-IN" w:eastAsia="en-IN"/>
        </w:rPr>
        <w:t>Network Security Appliances</w:t>
      </w:r>
    </w:p>
    <w:p w14:paraId="36623CA6" w14:textId="42552861" w:rsidR="001E1E81" w:rsidRDefault="00E97A6E" w:rsidP="00B92783">
      <w:pPr>
        <w:spacing w:after="0"/>
        <w:rPr>
          <w:rFonts w:ascii="Segoe UI" w:hAnsi="Segoe UI" w:cs="Segoe UI"/>
          <w:sz w:val="22"/>
        </w:rPr>
      </w:pPr>
      <w:r>
        <w:rPr>
          <w:rFonts w:ascii="Segoe UI" w:hAnsi="Segoe UI" w:cs="Segoe UI"/>
          <w:sz w:val="22"/>
        </w:rPr>
        <w:t>Both Microsoft and third</w:t>
      </w:r>
      <w:r w:rsidR="00F1044A">
        <w:rPr>
          <w:rFonts w:ascii="Segoe UI" w:hAnsi="Segoe UI" w:cs="Segoe UI"/>
          <w:sz w:val="22"/>
        </w:rPr>
        <w:t xml:space="preserve">-party products </w:t>
      </w:r>
    </w:p>
    <w:p w14:paraId="57FAE05D" w14:textId="33B1BBE7" w:rsidR="00F1044A" w:rsidRDefault="00F1044A" w:rsidP="00B92783">
      <w:pPr>
        <w:spacing w:after="0"/>
        <w:rPr>
          <w:rFonts w:ascii="Segoe UI" w:hAnsi="Segoe UI" w:cs="Segoe UI"/>
          <w:sz w:val="22"/>
        </w:rPr>
      </w:pPr>
      <w:r>
        <w:rPr>
          <w:rFonts w:ascii="Segoe UI" w:hAnsi="Segoe UI" w:cs="Segoe UI"/>
          <w:sz w:val="22"/>
        </w:rPr>
        <w:t>Featuring:</w:t>
      </w:r>
    </w:p>
    <w:p w14:paraId="44824FFB" w14:textId="53E078CE" w:rsidR="00F1044A" w:rsidRPr="00962F90" w:rsidRDefault="00F1044A" w:rsidP="00A16A36">
      <w:pPr>
        <w:pStyle w:val="ListParagraph"/>
        <w:numPr>
          <w:ilvl w:val="0"/>
          <w:numId w:val="62"/>
        </w:numPr>
        <w:spacing w:after="0"/>
        <w:rPr>
          <w:rFonts w:ascii="Segoe UI" w:hAnsi="Segoe UI" w:cs="Segoe UI"/>
          <w:sz w:val="22"/>
        </w:rPr>
      </w:pPr>
      <w:r w:rsidRPr="00962F90">
        <w:rPr>
          <w:rFonts w:ascii="Segoe UI" w:hAnsi="Segoe UI" w:cs="Segoe UI"/>
          <w:sz w:val="22"/>
        </w:rPr>
        <w:t>security and protection</w:t>
      </w:r>
    </w:p>
    <w:p w14:paraId="00DDB6E1" w14:textId="2A03AA2B" w:rsidR="00F1044A" w:rsidRPr="00962F90" w:rsidRDefault="00F1044A" w:rsidP="00A16A36">
      <w:pPr>
        <w:pStyle w:val="ListParagraph"/>
        <w:numPr>
          <w:ilvl w:val="0"/>
          <w:numId w:val="62"/>
        </w:numPr>
        <w:spacing w:after="0"/>
        <w:rPr>
          <w:rFonts w:ascii="Segoe UI" w:hAnsi="Segoe UI" w:cs="Segoe UI"/>
          <w:sz w:val="22"/>
        </w:rPr>
      </w:pPr>
      <w:r w:rsidRPr="00962F90">
        <w:rPr>
          <w:rFonts w:ascii="Segoe UI" w:hAnsi="Segoe UI" w:cs="Segoe UI"/>
          <w:sz w:val="22"/>
        </w:rPr>
        <w:t>Infrastructure secu</w:t>
      </w:r>
      <w:r w:rsidR="00962F90" w:rsidRPr="00962F90">
        <w:rPr>
          <w:rFonts w:ascii="Segoe UI" w:hAnsi="Segoe UI" w:cs="Segoe UI"/>
          <w:sz w:val="22"/>
        </w:rPr>
        <w:t xml:space="preserve">rity </w:t>
      </w:r>
    </w:p>
    <w:p w14:paraId="69A3FE79" w14:textId="6EA71811" w:rsidR="00962F90" w:rsidRPr="00267F25" w:rsidRDefault="00962F90" w:rsidP="00A16A36">
      <w:pPr>
        <w:pStyle w:val="ListParagraph"/>
        <w:numPr>
          <w:ilvl w:val="0"/>
          <w:numId w:val="62"/>
        </w:numPr>
        <w:spacing w:after="0"/>
        <w:rPr>
          <w:rFonts w:ascii="Segoe UI" w:hAnsi="Segoe UI" w:cs="Segoe UI"/>
          <w:bCs/>
          <w:color w:val="0070C0"/>
          <w:sz w:val="22"/>
          <w:szCs w:val="22"/>
          <w:u w:val="single"/>
          <w:shd w:val="clear" w:color="auto" w:fill="FFFFFF"/>
        </w:rPr>
      </w:pPr>
      <w:r w:rsidRPr="00962F90">
        <w:rPr>
          <w:rFonts w:ascii="Segoe UI" w:hAnsi="Segoe UI" w:cs="Segoe UI"/>
          <w:sz w:val="22"/>
        </w:rPr>
        <w:t xml:space="preserve">Web application </w:t>
      </w:r>
    </w:p>
    <w:p w14:paraId="1B533180" w14:textId="0BA45518" w:rsidR="00267F25" w:rsidRPr="00ED5767" w:rsidRDefault="00267F25" w:rsidP="00ED5767">
      <w:pPr>
        <w:spacing w:after="0"/>
        <w:rPr>
          <w:rFonts w:ascii="Segoe UI" w:hAnsi="Segoe UI" w:cs="Segoe UI"/>
          <w:bCs/>
          <w:color w:val="0070C0"/>
          <w:sz w:val="22"/>
          <w:szCs w:val="22"/>
          <w:u w:val="single"/>
          <w:shd w:val="clear" w:color="auto" w:fill="FFFFFF"/>
        </w:rPr>
      </w:pPr>
      <w:r w:rsidRPr="00ED5767">
        <w:rPr>
          <w:rFonts w:ascii="Segoe UI" w:hAnsi="Segoe UI" w:cs="Segoe UI"/>
          <w:sz w:val="22"/>
        </w:rPr>
        <w:t>Third-party security appli</w:t>
      </w:r>
      <w:r w:rsidR="000F6E1A" w:rsidRPr="00ED5767">
        <w:rPr>
          <w:rFonts w:ascii="Segoe UI" w:hAnsi="Segoe UI" w:cs="Segoe UI"/>
          <w:sz w:val="22"/>
        </w:rPr>
        <w:t xml:space="preserve">ances available through the marketplace </w:t>
      </w:r>
    </w:p>
    <w:p w14:paraId="3A612A33" w14:textId="07ACC7B5" w:rsidR="000F6E1A" w:rsidRPr="000F6E1A" w:rsidRDefault="000F6E1A" w:rsidP="00A16A36">
      <w:pPr>
        <w:pStyle w:val="ListParagraph"/>
        <w:numPr>
          <w:ilvl w:val="0"/>
          <w:numId w:val="62"/>
        </w:numPr>
        <w:spacing w:after="0"/>
        <w:rPr>
          <w:rFonts w:ascii="Segoe UI" w:hAnsi="Segoe UI" w:cs="Segoe UI"/>
          <w:bCs/>
          <w:color w:val="0070C0"/>
          <w:sz w:val="22"/>
          <w:szCs w:val="22"/>
          <w:u w:val="single"/>
          <w:shd w:val="clear" w:color="auto" w:fill="FFFFFF"/>
        </w:rPr>
      </w:pPr>
      <w:r>
        <w:rPr>
          <w:rFonts w:ascii="Segoe UI" w:hAnsi="Segoe UI" w:cs="Segoe UI"/>
          <w:sz w:val="22"/>
        </w:rPr>
        <w:t>Barracuda</w:t>
      </w:r>
    </w:p>
    <w:p w14:paraId="55DAB722" w14:textId="0000A278" w:rsidR="000F6E1A" w:rsidRPr="000F6E1A" w:rsidRDefault="000F6E1A" w:rsidP="00A16A36">
      <w:pPr>
        <w:pStyle w:val="ListParagraph"/>
        <w:numPr>
          <w:ilvl w:val="0"/>
          <w:numId w:val="62"/>
        </w:numPr>
        <w:spacing w:after="0"/>
        <w:rPr>
          <w:rFonts w:ascii="Segoe UI" w:hAnsi="Segoe UI" w:cs="Segoe UI"/>
          <w:bCs/>
          <w:color w:val="0070C0"/>
          <w:sz w:val="22"/>
          <w:szCs w:val="22"/>
          <w:u w:val="single"/>
          <w:shd w:val="clear" w:color="auto" w:fill="FFFFFF"/>
        </w:rPr>
      </w:pPr>
      <w:r>
        <w:rPr>
          <w:rFonts w:ascii="Segoe UI" w:hAnsi="Segoe UI" w:cs="Segoe UI"/>
          <w:sz w:val="22"/>
        </w:rPr>
        <w:t xml:space="preserve">Palo alto </w:t>
      </w:r>
    </w:p>
    <w:p w14:paraId="33659881" w14:textId="3E5B1CDA" w:rsidR="000F6E1A" w:rsidRPr="00ED40E3" w:rsidRDefault="00ED40E3" w:rsidP="00A16A36">
      <w:pPr>
        <w:pStyle w:val="ListParagraph"/>
        <w:numPr>
          <w:ilvl w:val="0"/>
          <w:numId w:val="62"/>
        </w:numPr>
        <w:spacing w:after="0"/>
        <w:rPr>
          <w:rFonts w:ascii="Segoe UI" w:hAnsi="Segoe UI" w:cs="Segoe UI"/>
          <w:bCs/>
          <w:color w:val="0070C0"/>
          <w:sz w:val="22"/>
          <w:szCs w:val="22"/>
          <w:u w:val="single"/>
          <w:shd w:val="clear" w:color="auto" w:fill="FFFFFF"/>
        </w:rPr>
      </w:pPr>
      <w:r>
        <w:rPr>
          <w:rFonts w:ascii="Segoe UI" w:hAnsi="Segoe UI" w:cs="Segoe UI"/>
          <w:sz w:val="22"/>
        </w:rPr>
        <w:t>Sophos</w:t>
      </w:r>
    </w:p>
    <w:p w14:paraId="19AA9A98" w14:textId="2EADBEF2" w:rsidR="00ED40E3" w:rsidRPr="00ED40E3" w:rsidRDefault="00ED40E3" w:rsidP="00A16A36">
      <w:pPr>
        <w:pStyle w:val="ListParagraph"/>
        <w:numPr>
          <w:ilvl w:val="0"/>
          <w:numId w:val="62"/>
        </w:numPr>
        <w:spacing w:after="0"/>
        <w:rPr>
          <w:rFonts w:ascii="Segoe UI" w:hAnsi="Segoe UI" w:cs="Segoe UI"/>
          <w:bCs/>
          <w:color w:val="0070C0"/>
          <w:sz w:val="22"/>
          <w:szCs w:val="22"/>
          <w:u w:val="single"/>
          <w:shd w:val="clear" w:color="auto" w:fill="FFFFFF"/>
        </w:rPr>
      </w:pPr>
      <w:r>
        <w:rPr>
          <w:rFonts w:ascii="Segoe UI" w:hAnsi="Segoe UI" w:cs="Segoe UI"/>
          <w:sz w:val="22"/>
        </w:rPr>
        <w:t>And more</w:t>
      </w:r>
    </w:p>
    <w:p w14:paraId="5A8310CC" w14:textId="68ED3027" w:rsidR="00ED40E3" w:rsidRPr="000A2101" w:rsidRDefault="00ED40E3" w:rsidP="000A2101">
      <w:pPr>
        <w:spacing w:after="0"/>
        <w:rPr>
          <w:rFonts w:ascii="Segoe UI" w:hAnsi="Segoe UI" w:cs="Segoe UI"/>
          <w:bCs/>
          <w:color w:val="0070C0"/>
          <w:sz w:val="22"/>
          <w:szCs w:val="22"/>
          <w:u w:val="single"/>
          <w:shd w:val="clear" w:color="auto" w:fill="FFFFFF"/>
        </w:rPr>
      </w:pPr>
      <w:r w:rsidRPr="000A2101">
        <w:rPr>
          <w:rFonts w:ascii="Segoe UI" w:hAnsi="Segoe UI" w:cs="Segoe UI"/>
          <w:sz w:val="22"/>
        </w:rPr>
        <w:t xml:space="preserve">Pricing will vary </w:t>
      </w:r>
    </w:p>
    <w:p w14:paraId="6E5D314A" w14:textId="0F1C9B47" w:rsidR="00ED40E3" w:rsidRPr="0050799B" w:rsidRDefault="00ED40E3" w:rsidP="00A16A36">
      <w:pPr>
        <w:pStyle w:val="ListParagraph"/>
        <w:numPr>
          <w:ilvl w:val="0"/>
          <w:numId w:val="62"/>
        </w:numPr>
        <w:spacing w:after="0"/>
        <w:rPr>
          <w:rFonts w:ascii="Segoe UI" w:hAnsi="Segoe UI" w:cs="Segoe UI"/>
          <w:bCs/>
          <w:color w:val="0070C0"/>
          <w:sz w:val="22"/>
          <w:szCs w:val="22"/>
          <w:u w:val="single"/>
          <w:shd w:val="clear" w:color="auto" w:fill="FFFFFF"/>
        </w:rPr>
      </w:pPr>
      <w:r>
        <w:rPr>
          <w:rFonts w:ascii="Segoe UI" w:hAnsi="Segoe UI" w:cs="Segoe UI"/>
          <w:sz w:val="22"/>
        </w:rPr>
        <w:t xml:space="preserve">Most have </w:t>
      </w:r>
      <w:proofErr w:type="gramStart"/>
      <w:r>
        <w:rPr>
          <w:rFonts w:ascii="Segoe UI" w:hAnsi="Segoe UI" w:cs="Segoe UI"/>
          <w:sz w:val="22"/>
        </w:rPr>
        <w:t>try</w:t>
      </w:r>
      <w:proofErr w:type="gramEnd"/>
      <w:r>
        <w:rPr>
          <w:rFonts w:ascii="Segoe UI" w:hAnsi="Segoe UI" w:cs="Segoe UI"/>
          <w:sz w:val="22"/>
        </w:rPr>
        <w:t xml:space="preserve"> </w:t>
      </w:r>
      <w:r w:rsidR="0050799B">
        <w:rPr>
          <w:rFonts w:ascii="Segoe UI" w:hAnsi="Segoe UI" w:cs="Segoe UI"/>
          <w:sz w:val="22"/>
        </w:rPr>
        <w:t>before you buy</w:t>
      </w:r>
    </w:p>
    <w:p w14:paraId="577D9F39" w14:textId="5D4C864C" w:rsidR="0050799B" w:rsidRPr="000A2101" w:rsidRDefault="0050799B" w:rsidP="00A16A36">
      <w:pPr>
        <w:pStyle w:val="ListParagraph"/>
        <w:numPr>
          <w:ilvl w:val="0"/>
          <w:numId w:val="62"/>
        </w:numPr>
        <w:spacing w:after="0"/>
        <w:rPr>
          <w:rFonts w:ascii="Segoe UI" w:hAnsi="Segoe UI" w:cs="Segoe UI"/>
          <w:bCs/>
          <w:color w:val="0070C0"/>
          <w:sz w:val="22"/>
          <w:szCs w:val="22"/>
          <w:u w:val="single"/>
          <w:shd w:val="clear" w:color="auto" w:fill="FFFFFF"/>
        </w:rPr>
      </w:pPr>
      <w:r>
        <w:rPr>
          <w:rFonts w:ascii="Segoe UI" w:hAnsi="Segoe UI" w:cs="Segoe UI"/>
          <w:sz w:val="22"/>
        </w:rPr>
        <w:t xml:space="preserve">Scale as needed </w:t>
      </w:r>
    </w:p>
    <w:p w14:paraId="5BC8FD0E" w14:textId="77513306" w:rsidR="000A2101" w:rsidRPr="000A2101" w:rsidRDefault="000A2101" w:rsidP="000A2101">
      <w:pPr>
        <w:spacing w:after="0"/>
        <w:rPr>
          <w:rFonts w:ascii="Segoe UI" w:hAnsi="Segoe UI" w:cs="Segoe UI"/>
          <w:bCs/>
          <w:color w:val="0070C0"/>
          <w:sz w:val="22"/>
          <w:szCs w:val="22"/>
          <w:u w:val="single"/>
          <w:shd w:val="clear" w:color="auto" w:fill="FFFFFF"/>
        </w:rPr>
      </w:pPr>
      <w:r w:rsidRPr="000A2101">
        <w:rPr>
          <w:rFonts w:ascii="Segoe UI" w:hAnsi="Segoe UI" w:cs="Segoe UI"/>
          <w:sz w:val="22"/>
        </w:rPr>
        <w:t>Creates a VM</w:t>
      </w:r>
    </w:p>
    <w:p w14:paraId="011F65F8" w14:textId="27D2BF72" w:rsidR="000A2101" w:rsidRPr="000A2101" w:rsidRDefault="000A2101" w:rsidP="00A16A36">
      <w:pPr>
        <w:pStyle w:val="ListParagraph"/>
        <w:numPr>
          <w:ilvl w:val="0"/>
          <w:numId w:val="62"/>
        </w:numPr>
        <w:spacing w:after="0"/>
        <w:rPr>
          <w:rFonts w:ascii="Segoe UI" w:hAnsi="Segoe UI" w:cs="Segoe UI"/>
          <w:bCs/>
          <w:color w:val="0070C0"/>
          <w:sz w:val="22"/>
          <w:szCs w:val="22"/>
          <w:u w:val="single"/>
          <w:shd w:val="clear" w:color="auto" w:fill="FFFFFF"/>
        </w:rPr>
      </w:pPr>
      <w:r>
        <w:rPr>
          <w:rFonts w:ascii="Segoe UI" w:hAnsi="Segoe UI" w:cs="Segoe UI"/>
          <w:sz w:val="22"/>
        </w:rPr>
        <w:t>Sizing options availability will vary</w:t>
      </w:r>
    </w:p>
    <w:p w14:paraId="5B074D4E" w14:textId="77777777" w:rsidR="000A2101" w:rsidRPr="000A2101" w:rsidRDefault="000A2101" w:rsidP="000A2101">
      <w:pPr>
        <w:spacing w:after="0"/>
        <w:rPr>
          <w:rFonts w:ascii="Segoe UI" w:hAnsi="Segoe UI" w:cs="Segoe UI"/>
          <w:bCs/>
          <w:color w:val="0070C0"/>
          <w:sz w:val="22"/>
          <w:szCs w:val="22"/>
          <w:u w:val="single"/>
          <w:shd w:val="clear" w:color="auto" w:fill="FFFFFF"/>
        </w:rPr>
      </w:pPr>
    </w:p>
    <w:p w14:paraId="5EBF1353" w14:textId="76C7DA81" w:rsidR="00672991" w:rsidRDefault="00672991" w:rsidP="00650CB5">
      <w:pPr>
        <w:pStyle w:val="Heading3"/>
        <w:rPr>
          <w:rFonts w:cs="Segoe UI"/>
          <w:sz w:val="22"/>
          <w:szCs w:val="22"/>
          <w:shd w:val="clear" w:color="auto" w:fill="FFFFFF"/>
        </w:rPr>
      </w:pPr>
      <w:bookmarkStart w:id="20" w:name="_Toc8945436"/>
      <w:r w:rsidRPr="00467E93">
        <w:rPr>
          <w:rFonts w:cs="Segoe UI"/>
          <w:sz w:val="22"/>
          <w:szCs w:val="22"/>
          <w:shd w:val="clear" w:color="auto" w:fill="FFFFFF"/>
        </w:rPr>
        <w:t>Availability set</w:t>
      </w:r>
      <w:bookmarkEnd w:id="20"/>
    </w:p>
    <w:p w14:paraId="71E8EE44" w14:textId="77777777" w:rsidR="00F827E5" w:rsidRDefault="00F827E5" w:rsidP="00B92783">
      <w:pPr>
        <w:spacing w:after="0"/>
        <w:rPr>
          <w:rFonts w:ascii="Segoe UI" w:hAnsi="Segoe UI" w:cs="Segoe UI"/>
          <w:sz w:val="22"/>
        </w:rPr>
      </w:pPr>
      <w:r w:rsidRPr="00F827E5">
        <w:rPr>
          <w:rFonts w:ascii="Segoe UI" w:hAnsi="Segoe UI" w:cs="Segoe UI"/>
          <w:sz w:val="22"/>
        </w:rPr>
        <w:t xml:space="preserve">An availability set is a logical grouping of VMs that allows Azure to understand how your application is built to provide redundancy and availability. </w:t>
      </w:r>
    </w:p>
    <w:p w14:paraId="593E931A" w14:textId="77777777" w:rsidR="00F827E5" w:rsidRDefault="00F827E5" w:rsidP="00B92783">
      <w:pPr>
        <w:spacing w:after="0"/>
        <w:rPr>
          <w:rFonts w:ascii="Segoe UI" w:hAnsi="Segoe UI" w:cs="Segoe UI"/>
          <w:sz w:val="22"/>
        </w:rPr>
      </w:pPr>
      <w:r w:rsidRPr="00F827E5">
        <w:rPr>
          <w:rFonts w:ascii="Segoe UI" w:hAnsi="Segoe UI" w:cs="Segoe UI"/>
          <w:sz w:val="22"/>
        </w:rPr>
        <w:t xml:space="preserve">It is recommended that two or more VMs are created within an availability set to provide for a highly available application and to meet the 99.95% Azure SLA. </w:t>
      </w:r>
    </w:p>
    <w:p w14:paraId="5D5149FD" w14:textId="10098BA3" w:rsidR="00F827E5" w:rsidRPr="00F827E5" w:rsidRDefault="00F827E5" w:rsidP="00B92783">
      <w:pPr>
        <w:spacing w:after="0"/>
        <w:rPr>
          <w:rFonts w:ascii="Segoe UI" w:hAnsi="Segoe UI" w:cs="Segoe UI"/>
          <w:sz w:val="22"/>
        </w:rPr>
      </w:pPr>
      <w:r w:rsidRPr="00F827E5">
        <w:rPr>
          <w:rFonts w:ascii="Segoe UI" w:hAnsi="Segoe UI" w:cs="Segoe UI"/>
          <w:sz w:val="22"/>
        </w:rPr>
        <w:t xml:space="preserve">When a single VM is used with Azure Premium Storage, the Azure SLA applies for unplanned maintenance events. </w:t>
      </w:r>
    </w:p>
    <w:p w14:paraId="0A00B1AA" w14:textId="0E7EF008" w:rsidR="0052610C" w:rsidRPr="00F827E5" w:rsidRDefault="0052610C" w:rsidP="00B92783">
      <w:pPr>
        <w:spacing w:after="0"/>
        <w:rPr>
          <w:rFonts w:ascii="Segoe UI" w:hAnsi="Segoe UI" w:cs="Segoe UI"/>
          <w:sz w:val="22"/>
          <w:szCs w:val="22"/>
          <w:shd w:val="clear" w:color="auto" w:fill="FFFFFF"/>
        </w:rPr>
      </w:pPr>
      <w:r w:rsidRPr="00F827E5">
        <w:rPr>
          <w:rFonts w:ascii="Segoe UI" w:hAnsi="Segoe UI" w:cs="Segoe UI"/>
          <w:sz w:val="22"/>
          <w:szCs w:val="22"/>
          <w:shd w:val="clear" w:color="auto" w:fill="FFFFFF"/>
        </w:rPr>
        <w:t>Consist of Fault domain and update domain</w:t>
      </w:r>
    </w:p>
    <w:p w14:paraId="6E661C79" w14:textId="6368952A" w:rsidR="0052610C" w:rsidRPr="00467E93" w:rsidRDefault="0052610C" w:rsidP="00B92783">
      <w:p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 xml:space="preserve">Consist of VM which are running the same application </w:t>
      </w:r>
    </w:p>
    <w:p w14:paraId="3E2F5994" w14:textId="4108B521" w:rsidR="0052610C" w:rsidRPr="00467E93" w:rsidRDefault="0052610C" w:rsidP="00B92783">
      <w:pPr>
        <w:spacing w:after="0"/>
        <w:rPr>
          <w:rFonts w:ascii="Segoe UI" w:hAnsi="Segoe UI" w:cs="Segoe UI"/>
          <w:sz w:val="22"/>
          <w:szCs w:val="22"/>
          <w:shd w:val="clear" w:color="auto" w:fill="FFFFFF"/>
        </w:rPr>
      </w:pPr>
      <w:r w:rsidRPr="00467E93">
        <w:rPr>
          <w:rFonts w:ascii="Segoe UI" w:hAnsi="Segoe UI" w:cs="Segoe UI"/>
          <w:sz w:val="22"/>
          <w:szCs w:val="22"/>
          <w:shd w:val="clear" w:color="auto" w:fill="FFFFFF"/>
        </w:rPr>
        <w:t xml:space="preserve">Distribute the VMs which are in availability set to different fault domains and updates domains </w:t>
      </w:r>
    </w:p>
    <w:p w14:paraId="06198543" w14:textId="1C1A1FC0" w:rsidR="0052610C" w:rsidRPr="00467E93" w:rsidRDefault="0052610C" w:rsidP="00B92783">
      <w:pPr>
        <w:spacing w:after="0"/>
        <w:rPr>
          <w:rFonts w:ascii="Segoe UI" w:hAnsi="Segoe UI" w:cs="Segoe UI"/>
          <w:sz w:val="22"/>
          <w:szCs w:val="22"/>
          <w:shd w:val="clear" w:color="auto" w:fill="FFFFFF"/>
        </w:rPr>
      </w:pPr>
    </w:p>
    <w:p w14:paraId="3140DC5F" w14:textId="4D9ED92C" w:rsidR="0052610C" w:rsidRPr="00467E93" w:rsidRDefault="0052610C" w:rsidP="00B92783">
      <w:pPr>
        <w:spacing w:after="0"/>
        <w:rPr>
          <w:rFonts w:ascii="Segoe UI" w:hAnsi="Segoe UI" w:cs="Segoe UI"/>
          <w:sz w:val="22"/>
          <w:szCs w:val="22"/>
          <w:shd w:val="clear" w:color="auto" w:fill="FFFFFF"/>
        </w:rPr>
      </w:pPr>
      <w:r w:rsidRPr="00467E93">
        <w:rPr>
          <w:rFonts w:ascii="Segoe UI" w:hAnsi="Segoe UI" w:cs="Segoe UI"/>
          <w:b/>
          <w:sz w:val="22"/>
          <w:szCs w:val="22"/>
          <w:shd w:val="clear" w:color="auto" w:fill="FFFFFF"/>
        </w:rPr>
        <w:t>Fault domain:</w:t>
      </w:r>
      <w:r w:rsidRPr="00467E93">
        <w:rPr>
          <w:rFonts w:ascii="Segoe UI" w:hAnsi="Segoe UI" w:cs="Segoe UI"/>
          <w:sz w:val="22"/>
          <w:szCs w:val="22"/>
          <w:shd w:val="clear" w:color="auto" w:fill="FFFFFF"/>
        </w:rPr>
        <w:t xml:space="preserve"> Set of physical servers connected to same power source and network source </w:t>
      </w:r>
    </w:p>
    <w:p w14:paraId="5085DBD9" w14:textId="3BC4CEBE" w:rsidR="0066228C" w:rsidRPr="00467E93" w:rsidRDefault="0052610C" w:rsidP="00B92783">
      <w:pPr>
        <w:spacing w:after="0"/>
        <w:rPr>
          <w:rFonts w:ascii="Segoe UI" w:hAnsi="Segoe UI" w:cs="Segoe UI"/>
          <w:sz w:val="22"/>
          <w:szCs w:val="22"/>
          <w:shd w:val="clear" w:color="auto" w:fill="FFFFFF"/>
        </w:rPr>
      </w:pPr>
      <w:r w:rsidRPr="00467E93">
        <w:rPr>
          <w:rFonts w:ascii="Segoe UI" w:hAnsi="Segoe UI" w:cs="Segoe UI"/>
          <w:b/>
          <w:sz w:val="22"/>
          <w:szCs w:val="22"/>
          <w:shd w:val="clear" w:color="auto" w:fill="FFFFFF"/>
        </w:rPr>
        <w:t>Update domain:</w:t>
      </w:r>
      <w:r w:rsidRPr="00467E93">
        <w:rPr>
          <w:rFonts w:ascii="Segoe UI" w:hAnsi="Segoe UI" w:cs="Segoe UI"/>
          <w:sz w:val="22"/>
          <w:szCs w:val="22"/>
          <w:shd w:val="clear" w:color="auto" w:fill="FFFFFF"/>
        </w:rPr>
        <w:t xml:space="preserve"> set of physical servers running win2012 Hyper-V where MS will do patch management or firmware upgradations at once</w:t>
      </w:r>
      <w:r w:rsidR="00672991" w:rsidRPr="00467E93">
        <w:rPr>
          <w:rFonts w:ascii="Segoe UI" w:hAnsi="Segoe UI" w:cs="Segoe UI"/>
          <w:sz w:val="22"/>
          <w:szCs w:val="22"/>
          <w:shd w:val="clear" w:color="auto" w:fill="FFFFFF"/>
        </w:rPr>
        <w:t xml:space="preserve">  </w:t>
      </w:r>
    </w:p>
    <w:p w14:paraId="083C2233" w14:textId="05F8BA79" w:rsidR="00847853" w:rsidRPr="00467E93" w:rsidRDefault="00847853" w:rsidP="00B92783">
      <w:pPr>
        <w:spacing w:after="0"/>
        <w:rPr>
          <w:rFonts w:ascii="Segoe UI" w:hAnsi="Segoe UI" w:cs="Segoe UI"/>
          <w:sz w:val="22"/>
          <w:szCs w:val="22"/>
          <w:shd w:val="clear" w:color="auto" w:fill="FFFFFF"/>
        </w:rPr>
      </w:pPr>
    </w:p>
    <w:p w14:paraId="0F9C26EB" w14:textId="63831F8A" w:rsidR="00573164" w:rsidRDefault="00847853" w:rsidP="00B92783">
      <w:pPr>
        <w:spacing w:after="0"/>
        <w:rPr>
          <w:rFonts w:ascii="Segoe UI" w:hAnsi="Segoe UI" w:cs="Segoe UI"/>
          <w:sz w:val="22"/>
          <w:szCs w:val="22"/>
          <w:shd w:val="clear" w:color="auto" w:fill="FFFFFF"/>
        </w:rPr>
      </w:pPr>
      <w:r w:rsidRPr="00467E93">
        <w:rPr>
          <w:rFonts w:ascii="Segoe UI" w:hAnsi="Segoe UI" w:cs="Segoe UI"/>
          <w:noProof/>
          <w:sz w:val="22"/>
          <w:szCs w:val="22"/>
          <w:shd w:val="clear" w:color="auto" w:fill="FFFFFF"/>
        </w:rPr>
        <w:drawing>
          <wp:inline distT="0" distB="0" distL="0" distR="0" wp14:anchorId="363A9D66" wp14:editId="3E4E7EDE">
            <wp:extent cx="4295042" cy="28251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2449" cy="2836569"/>
                    </a:xfrm>
                    <a:prstGeom prst="rect">
                      <a:avLst/>
                    </a:prstGeom>
                    <a:noFill/>
                    <a:ln>
                      <a:noFill/>
                    </a:ln>
                  </pic:spPr>
                </pic:pic>
              </a:graphicData>
            </a:graphic>
          </wp:inline>
        </w:drawing>
      </w:r>
    </w:p>
    <w:p w14:paraId="385DDCE1" w14:textId="03EF8539" w:rsidR="004A56D2" w:rsidRDefault="004A56D2" w:rsidP="00B92783">
      <w:pPr>
        <w:spacing w:after="0"/>
        <w:rPr>
          <w:rFonts w:ascii="Segoe UI" w:hAnsi="Segoe UI" w:cs="Segoe UI"/>
          <w:sz w:val="22"/>
          <w:szCs w:val="22"/>
          <w:shd w:val="clear" w:color="auto" w:fill="FFFFFF"/>
        </w:rPr>
      </w:pPr>
    </w:p>
    <w:p w14:paraId="1E8DFE83" w14:textId="24DE7523" w:rsidR="004A56D2" w:rsidRDefault="004A56D2" w:rsidP="004A56D2">
      <w:pPr>
        <w:pStyle w:val="Heading3"/>
        <w:rPr>
          <w:rFonts w:cs="Segoe UI"/>
          <w:sz w:val="22"/>
          <w:szCs w:val="22"/>
          <w:shd w:val="clear" w:color="auto" w:fill="FFFFFF"/>
        </w:rPr>
      </w:pPr>
      <w:r w:rsidRPr="00467E93">
        <w:rPr>
          <w:rFonts w:cs="Segoe UI"/>
          <w:sz w:val="22"/>
          <w:szCs w:val="22"/>
          <w:shd w:val="clear" w:color="auto" w:fill="FFFFFF"/>
        </w:rPr>
        <w:t xml:space="preserve">Availability </w:t>
      </w:r>
      <w:r>
        <w:rPr>
          <w:rFonts w:cs="Segoe UI"/>
          <w:sz w:val="22"/>
          <w:szCs w:val="22"/>
          <w:shd w:val="clear" w:color="auto" w:fill="FFFFFF"/>
        </w:rPr>
        <w:t>Zone</w:t>
      </w:r>
    </w:p>
    <w:p w14:paraId="16D69B40" w14:textId="43152DE2" w:rsidR="004A56D2" w:rsidRPr="00467E93" w:rsidRDefault="004A56D2" w:rsidP="00B92783">
      <w:pPr>
        <w:spacing w:after="0"/>
        <w:rPr>
          <w:rFonts w:ascii="Segoe UI" w:hAnsi="Segoe UI" w:cs="Segoe UI"/>
          <w:sz w:val="22"/>
          <w:szCs w:val="22"/>
          <w:shd w:val="clear" w:color="auto" w:fill="FFFFFF"/>
        </w:rPr>
      </w:pPr>
      <w:r w:rsidRPr="004A56D2">
        <w:rPr>
          <w:rFonts w:ascii="Segoe UI" w:hAnsi="Segoe UI" w:cs="Segoe UI"/>
          <w:sz w:val="22"/>
          <w:szCs w:val="22"/>
          <w:shd w:val="clear" w:color="auto" w:fill="FFFFFF"/>
        </w:rPr>
        <w:t>Availability Zone is an isolated location inside of an Azure Region, and has its own independent power source, network, and cooling. The physical and logical separation of Availability Zones within an Azure region protects applications and data from zone-level failures. Availability Zone data transfer pricing is based on Availability Zones.</w:t>
      </w:r>
    </w:p>
    <w:p w14:paraId="655A87DF" w14:textId="5D1B5851" w:rsidR="002C18D4" w:rsidRPr="00467E93" w:rsidRDefault="002C18D4" w:rsidP="00B92783">
      <w:pPr>
        <w:spacing w:after="0"/>
        <w:rPr>
          <w:rFonts w:ascii="Segoe UI" w:hAnsi="Segoe UI" w:cs="Segoe UI"/>
          <w:sz w:val="22"/>
          <w:szCs w:val="22"/>
          <w:shd w:val="clear" w:color="auto" w:fill="FFFFFF"/>
        </w:rPr>
      </w:pPr>
    </w:p>
    <w:p w14:paraId="20CF8A50" w14:textId="39215DBA" w:rsidR="00AE3B88" w:rsidRPr="00A8154D" w:rsidRDefault="00395EEC" w:rsidP="00847853">
      <w:pPr>
        <w:pStyle w:val="Heading3"/>
        <w:rPr>
          <w:rFonts w:cs="Segoe UI"/>
          <w:color w:val="FF0000"/>
          <w:szCs w:val="28"/>
          <w:shd w:val="clear" w:color="auto" w:fill="FFFFFF"/>
        </w:rPr>
      </w:pPr>
      <w:bookmarkStart w:id="21" w:name="_Toc8945437"/>
      <w:r w:rsidRPr="00A8154D">
        <w:rPr>
          <w:rFonts w:cs="Segoe UI"/>
          <w:color w:val="FF0000"/>
          <w:szCs w:val="28"/>
          <w:shd w:val="clear" w:color="auto" w:fill="FFFFFF"/>
        </w:rPr>
        <w:t>Auto scaling</w:t>
      </w:r>
      <w:bookmarkEnd w:id="21"/>
    </w:p>
    <w:p w14:paraId="431885B2" w14:textId="77777777" w:rsidR="00847853" w:rsidRPr="00467E93" w:rsidRDefault="00672991" w:rsidP="00AE3B88">
      <w:pPr>
        <w:spacing w:after="0"/>
        <w:rPr>
          <w:rFonts w:ascii="Segoe UI" w:hAnsi="Segoe UI" w:cs="Segoe UI"/>
          <w:color w:val="000000" w:themeColor="text1"/>
          <w:sz w:val="22"/>
          <w:szCs w:val="22"/>
          <w:shd w:val="clear" w:color="auto" w:fill="FFFFFF"/>
        </w:rPr>
      </w:pPr>
      <w:r w:rsidRPr="00467E93">
        <w:rPr>
          <w:rFonts w:ascii="Segoe UI" w:hAnsi="Segoe UI" w:cs="Segoe UI"/>
          <w:color w:val="000000" w:themeColor="text1"/>
          <w:sz w:val="22"/>
          <w:szCs w:val="22"/>
          <w:shd w:val="clear" w:color="auto" w:fill="FFFFFF"/>
        </w:rPr>
        <w:t>Auto scaling</w:t>
      </w:r>
      <w:r w:rsidR="00AE3B88" w:rsidRPr="00467E93">
        <w:rPr>
          <w:rFonts w:ascii="Segoe UI" w:hAnsi="Segoe UI" w:cs="Segoe UI"/>
          <w:color w:val="000000" w:themeColor="text1"/>
          <w:sz w:val="22"/>
          <w:szCs w:val="22"/>
          <w:shd w:val="clear" w:color="auto" w:fill="FFFFFF"/>
        </w:rPr>
        <w:t xml:space="preserve"> is the process of dynamically allocating resources to match performance requirements. </w:t>
      </w:r>
    </w:p>
    <w:p w14:paraId="36E831EF" w14:textId="71C4AE43" w:rsidR="00F84782" w:rsidRDefault="00AE3B88" w:rsidP="00AE3B88">
      <w:pPr>
        <w:spacing w:after="0"/>
        <w:rPr>
          <w:rFonts w:ascii="Segoe UI" w:hAnsi="Segoe UI" w:cs="Segoe UI"/>
          <w:b/>
          <w:color w:val="000000"/>
          <w:sz w:val="22"/>
          <w:szCs w:val="22"/>
        </w:rPr>
      </w:pPr>
      <w:r w:rsidRPr="00467E93">
        <w:rPr>
          <w:rFonts w:ascii="Segoe UI" w:hAnsi="Segoe UI" w:cs="Segoe UI"/>
          <w:color w:val="000000" w:themeColor="text1"/>
          <w:sz w:val="22"/>
          <w:szCs w:val="22"/>
          <w:shd w:val="clear" w:color="auto" w:fill="FFFFFF"/>
        </w:rPr>
        <w:t>As the volume of work grows, an application may need additional resources to maintain the desired performance levels and satisfy service-level agreements (SLAs). As demand slackens and the additional resources are no longer needed, they can be de-allocated to minimize costs.</w:t>
      </w:r>
      <w:r w:rsidRPr="00467E93">
        <w:rPr>
          <w:rFonts w:ascii="Segoe UI" w:hAnsi="Segoe UI" w:cs="Segoe UI"/>
          <w:b/>
          <w:color w:val="000000"/>
          <w:sz w:val="22"/>
          <w:szCs w:val="22"/>
        </w:rPr>
        <w:t xml:space="preserve"> </w:t>
      </w:r>
    </w:p>
    <w:p w14:paraId="215E27E5" w14:textId="45A669EE" w:rsidR="009A0312" w:rsidRDefault="009A0312" w:rsidP="00AE3B88">
      <w:pPr>
        <w:spacing w:after="0"/>
        <w:rPr>
          <w:rFonts w:ascii="Segoe UI" w:hAnsi="Segoe UI" w:cs="Segoe UI"/>
          <w:b/>
          <w:color w:val="000000"/>
          <w:sz w:val="22"/>
          <w:szCs w:val="22"/>
        </w:rPr>
      </w:pPr>
    </w:p>
    <w:p w14:paraId="1C3AA33C" w14:textId="1094EB20" w:rsidR="009A0312" w:rsidRDefault="009A0312" w:rsidP="00AE3B88">
      <w:pPr>
        <w:spacing w:after="0"/>
        <w:rPr>
          <w:rFonts w:ascii="Segoe UI" w:hAnsi="Segoe UI" w:cs="Segoe UI"/>
          <w:b/>
          <w:color w:val="000000"/>
          <w:sz w:val="22"/>
          <w:szCs w:val="22"/>
        </w:rPr>
      </w:pPr>
    </w:p>
    <w:p w14:paraId="3C0CD230" w14:textId="77777777" w:rsidR="009A0312" w:rsidRPr="00467E93" w:rsidRDefault="009A0312" w:rsidP="00AE3B88">
      <w:pPr>
        <w:spacing w:after="0"/>
        <w:rPr>
          <w:rFonts w:ascii="Segoe UI" w:hAnsi="Segoe UI" w:cs="Segoe UI"/>
          <w:b/>
          <w:color w:val="000000"/>
          <w:sz w:val="22"/>
          <w:szCs w:val="22"/>
        </w:rPr>
      </w:pPr>
    </w:p>
    <w:p w14:paraId="21727D73" w14:textId="2AC7327A" w:rsidR="00726A60" w:rsidRPr="00467E93" w:rsidRDefault="00AE3B88" w:rsidP="00AE3B88">
      <w:pPr>
        <w:spacing w:after="0"/>
        <w:rPr>
          <w:rFonts w:ascii="Segoe UI" w:hAnsi="Segoe UI" w:cs="Segoe UI"/>
          <w:b/>
          <w:color w:val="000000" w:themeColor="text1"/>
          <w:sz w:val="22"/>
          <w:szCs w:val="22"/>
          <w:shd w:val="clear" w:color="auto" w:fill="FFFFFF"/>
        </w:rPr>
      </w:pPr>
      <w:r w:rsidRPr="00467E93">
        <w:rPr>
          <w:rFonts w:ascii="Segoe UI" w:hAnsi="Segoe UI" w:cs="Segoe UI"/>
          <w:b/>
          <w:color w:val="000000"/>
          <w:sz w:val="22"/>
          <w:szCs w:val="22"/>
        </w:rPr>
        <w:t>Limitations</w:t>
      </w:r>
    </w:p>
    <w:p w14:paraId="245FC3F4" w14:textId="40436FA2" w:rsidR="00726A60" w:rsidRPr="00467E93" w:rsidRDefault="00726A60" w:rsidP="00726A60">
      <w:pPr>
        <w:spacing w:after="0"/>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SKUs are not mutable. You may not change the SKU of an existing resource.</w:t>
      </w:r>
    </w:p>
    <w:p w14:paraId="761E5EEF" w14:textId="580BB831" w:rsidR="00726A60" w:rsidRPr="00467E93" w:rsidRDefault="00726A60" w:rsidP="00847853">
      <w:pPr>
        <w:rPr>
          <w:rFonts w:ascii="Segoe UI" w:hAnsi="Segoe UI" w:cs="Segoe UI"/>
          <w:sz w:val="22"/>
          <w:szCs w:val="22"/>
          <w:shd w:val="clear" w:color="auto" w:fill="FFFFFF"/>
        </w:rPr>
      </w:pPr>
      <w:r w:rsidRPr="00467E93">
        <w:rPr>
          <w:rFonts w:ascii="Segoe UI" w:hAnsi="Segoe UI" w:cs="Segoe UI"/>
          <w:sz w:val="22"/>
          <w:szCs w:val="22"/>
          <w:shd w:val="clear" w:color="auto" w:fill="FFFFFF"/>
        </w:rPr>
        <w:t>A Load Balancer rule cannot span two virtual networks. Frontends and their related backend instances must be located in the same virtual network</w:t>
      </w:r>
      <w:r w:rsidR="00F84782" w:rsidRPr="00467E93">
        <w:rPr>
          <w:rFonts w:ascii="Segoe UI" w:hAnsi="Segoe UI" w:cs="Segoe UI"/>
          <w:sz w:val="22"/>
          <w:szCs w:val="22"/>
          <w:shd w:val="clear" w:color="auto" w:fill="FFFFFF"/>
        </w:rPr>
        <w:t>.</w:t>
      </w:r>
    </w:p>
    <w:p w14:paraId="789A59E1" w14:textId="32928F58" w:rsidR="00726A60" w:rsidRPr="00467E93" w:rsidRDefault="00726A60" w:rsidP="00726A60">
      <w:pPr>
        <w:spacing w:after="0"/>
        <w:rPr>
          <w:rFonts w:ascii="Segoe UI" w:hAnsi="Segoe UI" w:cs="Segoe UI"/>
          <w:color w:val="000000"/>
          <w:sz w:val="22"/>
          <w:szCs w:val="22"/>
          <w:shd w:val="clear" w:color="auto" w:fill="FFFFFF"/>
        </w:rPr>
      </w:pPr>
      <w:r w:rsidRPr="00467E93">
        <w:rPr>
          <w:rFonts w:ascii="Segoe UI" w:hAnsi="Segoe UI" w:cs="Segoe UI"/>
          <w:color w:val="000000"/>
          <w:sz w:val="22"/>
          <w:szCs w:val="22"/>
          <w:shd w:val="clear" w:color="auto" w:fill="FFFFFF"/>
        </w:rPr>
        <w:t>Load Balancer frontends are not accessible across global virtual network peering</w:t>
      </w:r>
    </w:p>
    <w:p w14:paraId="1008B1D2" w14:textId="3B38E03B" w:rsidR="00AE3B88" w:rsidRPr="00467E93" w:rsidRDefault="00395EEC" w:rsidP="00AE3B88">
      <w:pPr>
        <w:spacing w:after="0"/>
        <w:rPr>
          <w:rFonts w:ascii="Segoe UI" w:hAnsi="Segoe UI" w:cs="Segoe UI"/>
          <w:color w:val="000000" w:themeColor="text1"/>
          <w:sz w:val="22"/>
          <w:szCs w:val="22"/>
          <w:shd w:val="clear" w:color="auto" w:fill="FFFFFF"/>
        </w:rPr>
      </w:pPr>
      <w:r w:rsidRPr="00467E93">
        <w:rPr>
          <w:rFonts w:ascii="Segoe UI" w:hAnsi="Segoe UI" w:cs="Segoe UI"/>
          <w:b/>
          <w:color w:val="000000" w:themeColor="text1"/>
          <w:sz w:val="22"/>
          <w:szCs w:val="22"/>
          <w:shd w:val="clear" w:color="auto" w:fill="FFFFFF"/>
        </w:rPr>
        <w:t>a) Vertical</w:t>
      </w:r>
      <w:r w:rsidR="00AE3B88" w:rsidRPr="00467E93">
        <w:rPr>
          <w:rFonts w:ascii="Segoe UI" w:hAnsi="Segoe UI" w:cs="Segoe UI"/>
          <w:b/>
          <w:color w:val="000000" w:themeColor="text1"/>
          <w:sz w:val="22"/>
          <w:szCs w:val="22"/>
          <w:shd w:val="clear" w:color="auto" w:fill="FFFFFF"/>
        </w:rPr>
        <w:t xml:space="preserve"> scaling,</w:t>
      </w:r>
      <w:r w:rsidR="00AE3B88" w:rsidRPr="00467E93">
        <w:rPr>
          <w:rFonts w:ascii="Segoe UI" w:hAnsi="Segoe UI" w:cs="Segoe UI"/>
          <w:color w:val="000000" w:themeColor="text1"/>
          <w:sz w:val="22"/>
          <w:szCs w:val="22"/>
          <w:shd w:val="clear" w:color="auto" w:fill="FFFFFF"/>
        </w:rPr>
        <w:t xml:space="preserve"> also called scaling up and down, means changing the capacity of a resource. For example, you could move an application to a larger VM size. Vertical scaling often requires </w:t>
      </w:r>
      <w:r w:rsidR="00AE3B88" w:rsidRPr="00467E93">
        <w:rPr>
          <w:rFonts w:ascii="Segoe UI" w:hAnsi="Segoe UI" w:cs="Segoe UI"/>
          <w:color w:val="000000" w:themeColor="text1"/>
          <w:sz w:val="22"/>
          <w:szCs w:val="22"/>
          <w:shd w:val="clear" w:color="auto" w:fill="FFFFFF"/>
        </w:rPr>
        <w:lastRenderedPageBreak/>
        <w:t>making the system temporarily unavailable while it is being redeployed. Therefore, it's less common to automate vertical scaling.</w:t>
      </w:r>
    </w:p>
    <w:p w14:paraId="598846BE" w14:textId="19B1BC7C" w:rsidR="0066228C" w:rsidRDefault="00395EEC" w:rsidP="0030169C">
      <w:pPr>
        <w:spacing w:after="0"/>
        <w:rPr>
          <w:rFonts w:ascii="Segoe UI" w:hAnsi="Segoe UI" w:cs="Segoe UI"/>
          <w:color w:val="000000" w:themeColor="text1"/>
          <w:sz w:val="22"/>
          <w:szCs w:val="22"/>
          <w:shd w:val="clear" w:color="auto" w:fill="FFFFFF"/>
        </w:rPr>
      </w:pPr>
      <w:r w:rsidRPr="00467E93">
        <w:rPr>
          <w:rFonts w:ascii="Segoe UI" w:hAnsi="Segoe UI" w:cs="Segoe UI"/>
          <w:b/>
          <w:color w:val="000000" w:themeColor="text1"/>
          <w:sz w:val="22"/>
          <w:szCs w:val="22"/>
          <w:shd w:val="clear" w:color="auto" w:fill="FFFFFF"/>
        </w:rPr>
        <w:t>b) Horizontal</w:t>
      </w:r>
      <w:r w:rsidR="00AE3B88" w:rsidRPr="00467E93">
        <w:rPr>
          <w:rFonts w:ascii="Segoe UI" w:hAnsi="Segoe UI" w:cs="Segoe UI"/>
          <w:b/>
          <w:color w:val="000000" w:themeColor="text1"/>
          <w:sz w:val="22"/>
          <w:szCs w:val="22"/>
          <w:shd w:val="clear" w:color="auto" w:fill="FFFFFF"/>
        </w:rPr>
        <w:t xml:space="preserve"> scaling,</w:t>
      </w:r>
      <w:r w:rsidR="00AE3B88" w:rsidRPr="00467E93">
        <w:rPr>
          <w:rFonts w:ascii="Segoe UI" w:hAnsi="Segoe UI" w:cs="Segoe UI"/>
          <w:color w:val="000000" w:themeColor="text1"/>
          <w:sz w:val="22"/>
          <w:szCs w:val="22"/>
          <w:shd w:val="clear" w:color="auto" w:fill="FFFFFF"/>
        </w:rPr>
        <w:t xml:space="preserve"> also called scaling out and in, means adding or removing instances of a resource. The application continues running without interruption as new resources are provisioned. When the provisioning process is complete, the solution is deployed on these additional resources. If demand drops, the additional resources can be shut down cleanly and deallocated.</w:t>
      </w:r>
    </w:p>
    <w:p w14:paraId="44CBA4D4" w14:textId="77777777" w:rsidR="00AA3309" w:rsidRPr="00467E93" w:rsidRDefault="00AA3309" w:rsidP="0030169C">
      <w:pPr>
        <w:spacing w:after="0"/>
        <w:rPr>
          <w:rFonts w:ascii="Segoe UI" w:hAnsi="Segoe UI" w:cs="Segoe UI"/>
          <w:b/>
          <w:color w:val="0070C0"/>
          <w:sz w:val="22"/>
          <w:szCs w:val="22"/>
          <w:shd w:val="clear" w:color="auto" w:fill="FFFFFF"/>
        </w:rPr>
      </w:pPr>
    </w:p>
    <w:p w14:paraId="15ECA730" w14:textId="62B875B3" w:rsidR="00D5181C" w:rsidRPr="00122EC6" w:rsidRDefault="00D5181C" w:rsidP="0066228C">
      <w:pPr>
        <w:pStyle w:val="Heading3"/>
        <w:rPr>
          <w:rFonts w:cs="Segoe UI"/>
          <w:bCs/>
          <w:sz w:val="22"/>
          <w:szCs w:val="22"/>
          <w:shd w:val="clear" w:color="auto" w:fill="FFFFFF"/>
        </w:rPr>
      </w:pPr>
      <w:bookmarkStart w:id="22" w:name="_Toc8945438"/>
      <w:r w:rsidRPr="00122EC6">
        <w:rPr>
          <w:rFonts w:cs="Segoe UI"/>
          <w:bCs/>
          <w:sz w:val="22"/>
          <w:szCs w:val="22"/>
          <w:shd w:val="clear" w:color="auto" w:fill="FFFFFF"/>
        </w:rPr>
        <w:t>Azure Application Gateway</w:t>
      </w:r>
      <w:bookmarkEnd w:id="22"/>
    </w:p>
    <w:p w14:paraId="53DF6DDB" w14:textId="3D865AA7" w:rsidR="00D5181C" w:rsidRPr="00467E93" w:rsidRDefault="00D5181C" w:rsidP="0030169C">
      <w:pPr>
        <w:spacing w:after="0"/>
        <w:rPr>
          <w:rFonts w:ascii="Segoe UI" w:hAnsi="Segoe UI" w:cs="Segoe UI"/>
          <w:b/>
          <w:color w:val="0070C0"/>
          <w:sz w:val="22"/>
          <w:szCs w:val="22"/>
          <w:shd w:val="clear" w:color="auto" w:fill="FFFFFF"/>
        </w:rPr>
      </w:pPr>
    </w:p>
    <w:p w14:paraId="7E2C83AD" w14:textId="45B53BFA" w:rsidR="00D5181C" w:rsidRPr="00530106" w:rsidRDefault="00D5181C" w:rsidP="00A16A36">
      <w:pPr>
        <w:pStyle w:val="ListParagraph"/>
        <w:numPr>
          <w:ilvl w:val="0"/>
          <w:numId w:val="61"/>
        </w:numPr>
        <w:spacing w:after="0"/>
        <w:rPr>
          <w:rFonts w:ascii="Segoe UI" w:hAnsi="Segoe UI" w:cs="Segoe UI"/>
          <w:sz w:val="22"/>
          <w:szCs w:val="22"/>
          <w:shd w:val="clear" w:color="auto" w:fill="FFFFFF"/>
        </w:rPr>
      </w:pPr>
      <w:r w:rsidRPr="00530106">
        <w:rPr>
          <w:rFonts w:ascii="Segoe UI" w:hAnsi="Segoe UI" w:cs="Segoe UI"/>
          <w:sz w:val="22"/>
          <w:szCs w:val="22"/>
          <w:shd w:val="clear" w:color="auto" w:fill="FFFFFF"/>
        </w:rPr>
        <w:t>Azure Application Gateway is a web traffic load balancer that enables you to manage traffic to your web applications.</w:t>
      </w:r>
    </w:p>
    <w:p w14:paraId="009AAE68" w14:textId="2ECDE251" w:rsidR="00741D29" w:rsidRPr="00530106" w:rsidRDefault="00D5181C" w:rsidP="00A16A36">
      <w:pPr>
        <w:pStyle w:val="ListParagraph"/>
        <w:numPr>
          <w:ilvl w:val="0"/>
          <w:numId w:val="61"/>
        </w:numPr>
        <w:spacing w:after="0"/>
        <w:rPr>
          <w:rFonts w:ascii="Segoe UI" w:hAnsi="Segoe UI" w:cs="Segoe UI"/>
          <w:sz w:val="22"/>
          <w:szCs w:val="22"/>
          <w:shd w:val="clear" w:color="auto" w:fill="FFFFFF"/>
        </w:rPr>
      </w:pPr>
      <w:r w:rsidRPr="00530106">
        <w:rPr>
          <w:rFonts w:ascii="Segoe UI" w:hAnsi="Segoe UI" w:cs="Segoe UI"/>
          <w:sz w:val="22"/>
          <w:szCs w:val="22"/>
          <w:shd w:val="clear" w:color="auto" w:fill="FFFFFF"/>
        </w:rPr>
        <w:t xml:space="preserve">Traditional load balancers operate at the transport layer (OSI layer </w:t>
      </w:r>
      <w:r w:rsidR="00830625" w:rsidRPr="00530106">
        <w:rPr>
          <w:rFonts w:ascii="Segoe UI" w:hAnsi="Segoe UI" w:cs="Segoe UI"/>
          <w:sz w:val="22"/>
          <w:szCs w:val="22"/>
          <w:shd w:val="clear" w:color="auto" w:fill="FFFFFF"/>
        </w:rPr>
        <w:t>7</w:t>
      </w:r>
      <w:r w:rsidRPr="00530106">
        <w:rPr>
          <w:rFonts w:ascii="Segoe UI" w:hAnsi="Segoe UI" w:cs="Segoe UI"/>
          <w:sz w:val="22"/>
          <w:szCs w:val="22"/>
          <w:shd w:val="clear" w:color="auto" w:fill="FFFFFF"/>
        </w:rPr>
        <w:t xml:space="preserve"> - TCP and UDP) and route traffic based on source IP address and port, to a destination IP address and port. </w:t>
      </w:r>
    </w:p>
    <w:p w14:paraId="66508851" w14:textId="488A9F34" w:rsidR="00D5181C" w:rsidRDefault="00D5181C" w:rsidP="00A16A36">
      <w:pPr>
        <w:pStyle w:val="ListParagraph"/>
        <w:numPr>
          <w:ilvl w:val="0"/>
          <w:numId w:val="61"/>
        </w:numPr>
        <w:spacing w:after="0"/>
        <w:rPr>
          <w:rFonts w:ascii="Segoe UI" w:hAnsi="Segoe UI" w:cs="Segoe UI"/>
          <w:sz w:val="22"/>
          <w:szCs w:val="22"/>
          <w:shd w:val="clear" w:color="auto" w:fill="FFFFFF"/>
        </w:rPr>
      </w:pPr>
      <w:r w:rsidRPr="00530106">
        <w:rPr>
          <w:rFonts w:ascii="Segoe UI" w:hAnsi="Segoe UI" w:cs="Segoe UI"/>
          <w:sz w:val="22"/>
          <w:szCs w:val="22"/>
          <w:shd w:val="clear" w:color="auto" w:fill="FFFFFF"/>
        </w:rPr>
        <w:t xml:space="preserve">Application Gateway you can be even more specific. For example, you can route traffic based on the incoming URL. </w:t>
      </w:r>
      <w:r w:rsidR="006221C0" w:rsidRPr="00530106">
        <w:rPr>
          <w:rFonts w:ascii="Segoe UI" w:hAnsi="Segoe UI" w:cs="Segoe UI"/>
          <w:sz w:val="22"/>
          <w:szCs w:val="22"/>
          <w:shd w:val="clear" w:color="auto" w:fill="FFFFFF"/>
        </w:rPr>
        <w:t>So,</w:t>
      </w:r>
      <w:r w:rsidRPr="00530106">
        <w:rPr>
          <w:rFonts w:ascii="Segoe UI" w:hAnsi="Segoe UI" w:cs="Segoe UI"/>
          <w:sz w:val="22"/>
          <w:szCs w:val="22"/>
          <w:shd w:val="clear" w:color="auto" w:fill="FFFFFF"/>
        </w:rPr>
        <w:t xml:space="preserve"> if /images is in the incoming URL, you can route traffic to a specific set of servers (known as a pool) configured for images. If /video is in the URL, that traffic is routed to another pool optimized for videos.</w:t>
      </w:r>
    </w:p>
    <w:p w14:paraId="47C8AEA2" w14:textId="4A9853F1" w:rsidR="001F3F9A" w:rsidRDefault="00893B1C" w:rsidP="00A16A36">
      <w:pPr>
        <w:pStyle w:val="ListParagraph"/>
        <w:numPr>
          <w:ilvl w:val="0"/>
          <w:numId w:val="61"/>
        </w:numPr>
        <w:spacing w:after="0"/>
        <w:rPr>
          <w:rFonts w:ascii="Segoe UI" w:hAnsi="Segoe UI" w:cs="Segoe UI"/>
          <w:sz w:val="22"/>
          <w:szCs w:val="22"/>
          <w:shd w:val="clear" w:color="auto" w:fill="FFFFFF"/>
        </w:rPr>
      </w:pPr>
      <w:r>
        <w:rPr>
          <w:rFonts w:ascii="Segoe UI" w:hAnsi="Segoe UI" w:cs="Segoe UI"/>
          <w:sz w:val="22"/>
          <w:szCs w:val="22"/>
          <w:shd w:val="clear" w:color="auto" w:fill="FFFFFF"/>
        </w:rPr>
        <w:t>Can route</w:t>
      </w:r>
      <w:r w:rsidR="001F3F9A">
        <w:rPr>
          <w:rFonts w:ascii="Segoe UI" w:hAnsi="Segoe UI" w:cs="Segoe UI"/>
          <w:sz w:val="22"/>
          <w:szCs w:val="22"/>
          <w:shd w:val="clear" w:color="auto" w:fill="FFFFFF"/>
        </w:rPr>
        <w:t>s the traffic based on the URL</w:t>
      </w:r>
    </w:p>
    <w:p w14:paraId="50D90F54" w14:textId="0D98511E" w:rsidR="001F3F9A" w:rsidRDefault="006D1360" w:rsidP="00A16A36">
      <w:pPr>
        <w:pStyle w:val="ListParagraph"/>
        <w:numPr>
          <w:ilvl w:val="0"/>
          <w:numId w:val="61"/>
        </w:numPr>
        <w:spacing w:after="0"/>
        <w:rPr>
          <w:rFonts w:ascii="Segoe UI" w:hAnsi="Segoe UI" w:cs="Segoe UI"/>
          <w:sz w:val="22"/>
          <w:szCs w:val="22"/>
          <w:shd w:val="clear" w:color="auto" w:fill="FFFFFF"/>
        </w:rPr>
      </w:pPr>
      <w:r>
        <w:rPr>
          <w:rFonts w:ascii="Segoe UI" w:hAnsi="Segoe UI" w:cs="Segoe UI"/>
          <w:sz w:val="22"/>
          <w:szCs w:val="22"/>
          <w:shd w:val="clear" w:color="auto" w:fill="FFFFFF"/>
        </w:rPr>
        <w:t xml:space="preserve">Features </w:t>
      </w:r>
    </w:p>
    <w:p w14:paraId="276CB5EE" w14:textId="77AC9DC8" w:rsidR="006D1360" w:rsidRDefault="006D1360" w:rsidP="00A16A36">
      <w:pPr>
        <w:pStyle w:val="ListParagraph"/>
        <w:numPr>
          <w:ilvl w:val="0"/>
          <w:numId w:val="61"/>
        </w:numPr>
        <w:spacing w:after="0"/>
        <w:rPr>
          <w:rFonts w:ascii="Segoe UI" w:hAnsi="Segoe UI" w:cs="Segoe UI"/>
          <w:sz w:val="22"/>
          <w:szCs w:val="22"/>
          <w:shd w:val="clear" w:color="auto" w:fill="FFFFFF"/>
        </w:rPr>
      </w:pPr>
      <w:r>
        <w:rPr>
          <w:rFonts w:ascii="Segoe UI" w:hAnsi="Segoe UI" w:cs="Segoe UI"/>
          <w:sz w:val="22"/>
          <w:szCs w:val="22"/>
          <w:shd w:val="clear" w:color="auto" w:fill="FFFFFF"/>
        </w:rPr>
        <w:t>Autoscaling</w:t>
      </w:r>
    </w:p>
    <w:p w14:paraId="342DF951" w14:textId="1A2612AE" w:rsidR="006D1360" w:rsidRDefault="006D1360" w:rsidP="00A16A36">
      <w:pPr>
        <w:pStyle w:val="ListParagraph"/>
        <w:numPr>
          <w:ilvl w:val="0"/>
          <w:numId w:val="61"/>
        </w:numPr>
        <w:spacing w:after="0"/>
        <w:rPr>
          <w:rFonts w:ascii="Segoe UI" w:hAnsi="Segoe UI" w:cs="Segoe UI"/>
          <w:sz w:val="22"/>
          <w:szCs w:val="22"/>
          <w:shd w:val="clear" w:color="auto" w:fill="FFFFFF"/>
        </w:rPr>
      </w:pPr>
      <w:r>
        <w:rPr>
          <w:rFonts w:ascii="Segoe UI" w:hAnsi="Segoe UI" w:cs="Segoe UI"/>
          <w:sz w:val="22"/>
          <w:szCs w:val="22"/>
          <w:shd w:val="clear" w:color="auto" w:fill="FFFFFF"/>
        </w:rPr>
        <w:t xml:space="preserve">SSL termination </w:t>
      </w:r>
    </w:p>
    <w:p w14:paraId="41A74BBE" w14:textId="1100B124" w:rsidR="006D1360" w:rsidRDefault="006D1360" w:rsidP="00A16A36">
      <w:pPr>
        <w:pStyle w:val="ListParagraph"/>
        <w:numPr>
          <w:ilvl w:val="0"/>
          <w:numId w:val="61"/>
        </w:numPr>
        <w:spacing w:after="0"/>
        <w:rPr>
          <w:rFonts w:ascii="Segoe UI" w:hAnsi="Segoe UI" w:cs="Segoe UI"/>
          <w:sz w:val="22"/>
          <w:szCs w:val="22"/>
          <w:shd w:val="clear" w:color="auto" w:fill="FFFFFF"/>
        </w:rPr>
      </w:pPr>
      <w:r>
        <w:rPr>
          <w:rFonts w:ascii="Segoe UI" w:hAnsi="Segoe UI" w:cs="Segoe UI"/>
          <w:sz w:val="22"/>
          <w:szCs w:val="22"/>
          <w:shd w:val="clear" w:color="auto" w:fill="FFFFFF"/>
        </w:rPr>
        <w:t>C</w:t>
      </w:r>
      <w:r w:rsidR="00CE0946">
        <w:rPr>
          <w:rFonts w:ascii="Segoe UI" w:hAnsi="Segoe UI" w:cs="Segoe UI"/>
          <w:sz w:val="22"/>
          <w:szCs w:val="22"/>
          <w:shd w:val="clear" w:color="auto" w:fill="FFFFFF"/>
        </w:rPr>
        <w:t xml:space="preserve">onnection draining </w:t>
      </w:r>
    </w:p>
    <w:p w14:paraId="629863FB" w14:textId="43C49FBF" w:rsidR="00CE0946" w:rsidRDefault="00CE0946" w:rsidP="00A16A36">
      <w:pPr>
        <w:pStyle w:val="ListParagraph"/>
        <w:numPr>
          <w:ilvl w:val="0"/>
          <w:numId w:val="61"/>
        </w:numPr>
        <w:spacing w:after="0"/>
        <w:rPr>
          <w:rFonts w:ascii="Segoe UI" w:hAnsi="Segoe UI" w:cs="Segoe UI"/>
          <w:sz w:val="22"/>
          <w:szCs w:val="22"/>
          <w:shd w:val="clear" w:color="auto" w:fill="FFFFFF"/>
        </w:rPr>
      </w:pPr>
      <w:r>
        <w:rPr>
          <w:rFonts w:ascii="Segoe UI" w:hAnsi="Segoe UI" w:cs="Segoe UI"/>
          <w:sz w:val="22"/>
          <w:szCs w:val="22"/>
          <w:shd w:val="clear" w:color="auto" w:fill="FFFFFF"/>
        </w:rPr>
        <w:t>Web application firewall</w:t>
      </w:r>
    </w:p>
    <w:p w14:paraId="693140CB" w14:textId="6EFDFC0A" w:rsidR="00CE0946" w:rsidRDefault="00CE0946" w:rsidP="00A16A36">
      <w:pPr>
        <w:pStyle w:val="ListParagraph"/>
        <w:numPr>
          <w:ilvl w:val="0"/>
          <w:numId w:val="61"/>
        </w:numPr>
        <w:spacing w:after="0"/>
        <w:rPr>
          <w:rFonts w:ascii="Segoe UI" w:hAnsi="Segoe UI" w:cs="Segoe UI"/>
          <w:sz w:val="22"/>
          <w:szCs w:val="22"/>
          <w:shd w:val="clear" w:color="auto" w:fill="FFFFFF"/>
        </w:rPr>
      </w:pPr>
      <w:r>
        <w:rPr>
          <w:rFonts w:ascii="Segoe UI" w:hAnsi="Segoe UI" w:cs="Segoe UI"/>
          <w:sz w:val="22"/>
          <w:szCs w:val="22"/>
          <w:shd w:val="clear" w:color="auto" w:fill="FFFFFF"/>
        </w:rPr>
        <w:t>URL-based routing</w:t>
      </w:r>
    </w:p>
    <w:p w14:paraId="20BAF31C" w14:textId="0882C2EC" w:rsidR="00CE0946" w:rsidRPr="001F3F9A" w:rsidRDefault="00CE0946" w:rsidP="00A16A36">
      <w:pPr>
        <w:pStyle w:val="ListParagraph"/>
        <w:numPr>
          <w:ilvl w:val="0"/>
          <w:numId w:val="61"/>
        </w:numPr>
        <w:spacing w:after="0"/>
        <w:rPr>
          <w:rFonts w:ascii="Segoe UI" w:hAnsi="Segoe UI" w:cs="Segoe UI"/>
          <w:sz w:val="22"/>
          <w:szCs w:val="22"/>
          <w:shd w:val="clear" w:color="auto" w:fill="FFFFFF"/>
        </w:rPr>
      </w:pPr>
      <w:r>
        <w:rPr>
          <w:rFonts w:ascii="Segoe UI" w:hAnsi="Segoe UI" w:cs="Segoe UI"/>
          <w:sz w:val="22"/>
          <w:szCs w:val="22"/>
          <w:shd w:val="clear" w:color="auto" w:fill="FFFFFF"/>
        </w:rPr>
        <w:t>ETC.</w:t>
      </w:r>
    </w:p>
    <w:p w14:paraId="1C4F98B3" w14:textId="2BB45622" w:rsidR="00741D29" w:rsidRDefault="00741D29" w:rsidP="00D5181C">
      <w:pPr>
        <w:spacing w:after="0"/>
        <w:rPr>
          <w:rFonts w:ascii="Segoe UI" w:hAnsi="Segoe UI" w:cs="Segoe UI"/>
          <w:sz w:val="22"/>
          <w:szCs w:val="22"/>
          <w:shd w:val="clear" w:color="auto" w:fill="FFFFFF"/>
        </w:rPr>
      </w:pPr>
    </w:p>
    <w:p w14:paraId="40592121" w14:textId="3658D378" w:rsidR="00F0434E" w:rsidRDefault="00F0434E" w:rsidP="00D5181C">
      <w:pPr>
        <w:spacing w:after="0"/>
        <w:rPr>
          <w:rFonts w:ascii="Segoe UI" w:hAnsi="Segoe UI" w:cs="Segoe UI"/>
          <w:sz w:val="22"/>
          <w:szCs w:val="22"/>
          <w:shd w:val="clear" w:color="auto" w:fill="FFFFFF"/>
        </w:rPr>
      </w:pPr>
    </w:p>
    <w:p w14:paraId="08B56C54" w14:textId="77777777" w:rsidR="00F0434E" w:rsidRPr="00467E93" w:rsidRDefault="00F0434E" w:rsidP="00D5181C">
      <w:pPr>
        <w:spacing w:after="0"/>
        <w:rPr>
          <w:rFonts w:ascii="Segoe UI" w:hAnsi="Segoe UI" w:cs="Segoe UI"/>
          <w:sz w:val="22"/>
          <w:szCs w:val="22"/>
          <w:shd w:val="clear" w:color="auto" w:fill="FFFFFF"/>
        </w:rPr>
      </w:pPr>
    </w:p>
    <w:p w14:paraId="3C2D2B80" w14:textId="42B56989" w:rsidR="00741D29" w:rsidRPr="00467E93" w:rsidRDefault="00741D29" w:rsidP="00D5181C">
      <w:pPr>
        <w:spacing w:after="0"/>
        <w:rPr>
          <w:rFonts w:ascii="Segoe UI" w:hAnsi="Segoe UI" w:cs="Segoe UI"/>
          <w:sz w:val="22"/>
          <w:szCs w:val="22"/>
          <w:shd w:val="clear" w:color="auto" w:fill="FFFFFF"/>
        </w:rPr>
      </w:pPr>
      <w:r w:rsidRPr="00467E93">
        <w:rPr>
          <w:rStyle w:val="Strong"/>
          <w:rFonts w:ascii="Segoe UI" w:hAnsi="Segoe UI" w:cs="Segoe UI"/>
          <w:color w:val="000000"/>
          <w:sz w:val="22"/>
          <w:szCs w:val="22"/>
          <w:shd w:val="clear" w:color="auto" w:fill="FFFFFF"/>
        </w:rPr>
        <w:t>Static VIP</w:t>
      </w:r>
      <w:r w:rsidRPr="00467E93">
        <w:rPr>
          <w:rFonts w:ascii="Segoe UI" w:hAnsi="Segoe UI" w:cs="Segoe UI"/>
          <w:color w:val="000000"/>
          <w:sz w:val="22"/>
          <w:szCs w:val="22"/>
          <w:shd w:val="clear" w:color="auto" w:fill="FFFFFF"/>
        </w:rPr>
        <w:t> - The application gateway VIP now supports the static VIP type exclusively. This ensures that the VIP associated with application gateway does not change even after a restart.</w:t>
      </w:r>
    </w:p>
    <w:p w14:paraId="268EA7F8" w14:textId="4152F883" w:rsidR="00741D29" w:rsidRPr="00467E93" w:rsidRDefault="00AA3309" w:rsidP="00D5181C">
      <w:pPr>
        <w:spacing w:after="0"/>
        <w:rPr>
          <w:rFonts w:ascii="Segoe UI" w:hAnsi="Segoe UI" w:cs="Segoe UI"/>
          <w:sz w:val="22"/>
          <w:szCs w:val="22"/>
          <w:shd w:val="clear" w:color="auto" w:fill="FFFFFF"/>
        </w:rPr>
      </w:pPr>
      <w:r>
        <w:rPr>
          <w:rFonts w:ascii="Segoe UI" w:hAnsi="Segoe UI" w:cs="Segoe UI"/>
          <w:noProof/>
          <w:sz w:val="22"/>
          <w:szCs w:val="22"/>
          <w:shd w:val="clear" w:color="auto" w:fill="FFFFFF"/>
        </w:rPr>
        <w:lastRenderedPageBreak/>
        <w:drawing>
          <wp:inline distT="0" distB="0" distL="0" distR="0" wp14:anchorId="499528D8" wp14:editId="1D4C7859">
            <wp:extent cx="6000750" cy="2411016"/>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0675" cy="2415004"/>
                    </a:xfrm>
                    <a:prstGeom prst="rect">
                      <a:avLst/>
                    </a:prstGeom>
                    <a:noFill/>
                    <a:ln>
                      <a:noFill/>
                    </a:ln>
                  </pic:spPr>
                </pic:pic>
              </a:graphicData>
            </a:graphic>
          </wp:inline>
        </w:drawing>
      </w:r>
    </w:p>
    <w:p w14:paraId="58A9C1FF" w14:textId="77777777" w:rsidR="004656CC" w:rsidRPr="00467E93" w:rsidRDefault="004656CC" w:rsidP="0030169C">
      <w:pPr>
        <w:pStyle w:val="NormalWeb"/>
        <w:spacing w:before="0" w:beforeAutospacing="0" w:after="0" w:afterAutospacing="0"/>
        <w:rPr>
          <w:rFonts w:ascii="Segoe UI" w:hAnsi="Segoe UI" w:cs="Segoe UI"/>
          <w:b/>
          <w:color w:val="0070C0"/>
          <w:sz w:val="22"/>
          <w:szCs w:val="22"/>
          <w:u w:val="single"/>
        </w:rPr>
      </w:pPr>
    </w:p>
    <w:p w14:paraId="10255630" w14:textId="77777777" w:rsidR="002C18D4" w:rsidRPr="00467E93" w:rsidRDefault="002C18D4" w:rsidP="0030169C">
      <w:pPr>
        <w:pStyle w:val="NormalWeb"/>
        <w:spacing w:before="0" w:beforeAutospacing="0" w:after="0" w:afterAutospacing="0"/>
        <w:rPr>
          <w:rFonts w:ascii="Segoe UI" w:hAnsi="Segoe UI" w:cs="Segoe UI"/>
          <w:color w:val="2683C6" w:themeColor="accent2"/>
          <w:sz w:val="22"/>
          <w:szCs w:val="22"/>
        </w:rPr>
      </w:pPr>
    </w:p>
    <w:p w14:paraId="1B86CEC7" w14:textId="656AD7BD" w:rsidR="00A2491D" w:rsidRPr="00467E93" w:rsidRDefault="00A2491D" w:rsidP="0030169C">
      <w:pPr>
        <w:pStyle w:val="NormalWeb"/>
        <w:spacing w:before="0" w:beforeAutospacing="0" w:after="0" w:afterAutospacing="0"/>
        <w:rPr>
          <w:rFonts w:ascii="Segoe UI" w:hAnsi="Segoe UI" w:cs="Segoe UI"/>
          <w:color w:val="2683C6" w:themeColor="accent2"/>
          <w:sz w:val="22"/>
          <w:szCs w:val="22"/>
        </w:rPr>
      </w:pPr>
      <w:r w:rsidRPr="00467E93">
        <w:rPr>
          <w:rFonts w:ascii="Segoe UI" w:hAnsi="Segoe UI" w:cs="Segoe UI"/>
          <w:color w:val="2683C6" w:themeColor="accent2"/>
          <w:sz w:val="22"/>
          <w:szCs w:val="22"/>
        </w:rPr>
        <w:t>Pa</w:t>
      </w:r>
      <w:r w:rsidR="00381A8B" w:rsidRPr="00467E93">
        <w:rPr>
          <w:rFonts w:ascii="Segoe UI" w:hAnsi="Segoe UI" w:cs="Segoe UI"/>
          <w:color w:val="2683C6" w:themeColor="accent2"/>
          <w:sz w:val="22"/>
          <w:szCs w:val="22"/>
        </w:rPr>
        <w:t>aS</w:t>
      </w:r>
      <w:r w:rsidRPr="00467E93">
        <w:rPr>
          <w:rFonts w:ascii="Segoe UI" w:hAnsi="Segoe UI" w:cs="Segoe UI"/>
          <w:color w:val="2683C6" w:themeColor="accent2"/>
          <w:sz w:val="22"/>
          <w:szCs w:val="22"/>
        </w:rPr>
        <w:t xml:space="preserve"> and azure SQL database Vnet integration</w:t>
      </w:r>
    </w:p>
    <w:p w14:paraId="0A31AD0D" w14:textId="5608E208" w:rsidR="00A2491D" w:rsidRPr="00467E93" w:rsidRDefault="00A2491D" w:rsidP="0066228C">
      <w:pPr>
        <w:pStyle w:val="Heading3"/>
        <w:rPr>
          <w:rFonts w:cs="Segoe UI"/>
          <w:b w:val="0"/>
          <w:color w:val="2683C6" w:themeColor="accent2"/>
          <w:sz w:val="22"/>
          <w:szCs w:val="22"/>
        </w:rPr>
      </w:pPr>
      <w:bookmarkStart w:id="23" w:name="_Toc8945439"/>
      <w:r w:rsidRPr="00467E93">
        <w:rPr>
          <w:rFonts w:cs="Segoe UI"/>
          <w:b w:val="0"/>
          <w:color w:val="2683C6" w:themeColor="accent2"/>
          <w:sz w:val="22"/>
          <w:szCs w:val="22"/>
        </w:rPr>
        <w:t>PaaS and Azure SQL database</w:t>
      </w:r>
      <w:bookmarkEnd w:id="23"/>
      <w:r w:rsidRPr="00467E93">
        <w:rPr>
          <w:rFonts w:cs="Segoe UI"/>
          <w:b w:val="0"/>
          <w:color w:val="2683C6" w:themeColor="accent2"/>
          <w:sz w:val="22"/>
          <w:szCs w:val="22"/>
        </w:rPr>
        <w:t xml:space="preserve"> </w:t>
      </w:r>
    </w:p>
    <w:p w14:paraId="5BAEA5A2" w14:textId="331466D4" w:rsidR="00A2491D" w:rsidRPr="00467E93" w:rsidRDefault="00A2491D" w:rsidP="00A1189E">
      <w:pPr>
        <w:pStyle w:val="NormalWeb"/>
        <w:spacing w:before="0" w:beforeAutospacing="0" w:after="0" w:afterAutospacing="0"/>
        <w:rPr>
          <w:rFonts w:ascii="Segoe UI" w:hAnsi="Segoe UI" w:cs="Segoe UI"/>
          <w:b/>
          <w:color w:val="0070C0"/>
          <w:sz w:val="22"/>
          <w:szCs w:val="22"/>
          <w:u w:val="single"/>
        </w:rPr>
      </w:pPr>
    </w:p>
    <w:p w14:paraId="30B9A477" w14:textId="53F93077" w:rsidR="00A2491D" w:rsidRPr="00467E93" w:rsidRDefault="00A2491D" w:rsidP="00A1189E">
      <w:pPr>
        <w:pStyle w:val="NormalWeb"/>
        <w:spacing w:before="0" w:beforeAutospacing="0" w:after="0" w:afterAutospacing="0"/>
        <w:rPr>
          <w:rFonts w:ascii="Segoe UI" w:hAnsi="Segoe UI" w:cs="Segoe UI"/>
          <w:sz w:val="22"/>
          <w:szCs w:val="22"/>
        </w:rPr>
      </w:pPr>
      <w:r w:rsidRPr="00467E93">
        <w:rPr>
          <w:rFonts w:ascii="Segoe UI" w:hAnsi="Segoe UI" w:cs="Segoe UI"/>
          <w:sz w:val="22"/>
          <w:szCs w:val="22"/>
        </w:rPr>
        <w:t xml:space="preserve">A solution may use a combination of Azure services </w:t>
      </w:r>
    </w:p>
    <w:p w14:paraId="19C53181" w14:textId="4B2F9494" w:rsidR="00A2491D" w:rsidRPr="00467E93" w:rsidRDefault="00A2491D" w:rsidP="00A1189E">
      <w:pPr>
        <w:pStyle w:val="NormalWeb"/>
        <w:spacing w:before="0" w:beforeAutospacing="0" w:after="0" w:afterAutospacing="0"/>
        <w:rPr>
          <w:rFonts w:ascii="Segoe UI" w:hAnsi="Segoe UI" w:cs="Segoe UI"/>
          <w:sz w:val="22"/>
          <w:szCs w:val="22"/>
        </w:rPr>
      </w:pPr>
      <w:r w:rsidRPr="00467E93">
        <w:rPr>
          <w:rFonts w:ascii="Segoe UI" w:hAnsi="Segoe UI" w:cs="Segoe UI"/>
          <w:sz w:val="22"/>
          <w:szCs w:val="22"/>
        </w:rPr>
        <w:t>Azure App services can integrate with a Vnet using point- to -site VPN</w:t>
      </w:r>
    </w:p>
    <w:p w14:paraId="0EE5B898" w14:textId="77777777" w:rsidR="00A2491D" w:rsidRPr="00467E93" w:rsidRDefault="00A2491D" w:rsidP="00A1189E">
      <w:pPr>
        <w:pStyle w:val="NormalWeb"/>
        <w:spacing w:before="0" w:beforeAutospacing="0" w:after="0" w:afterAutospacing="0"/>
        <w:rPr>
          <w:rFonts w:ascii="Segoe UI" w:hAnsi="Segoe UI" w:cs="Segoe UI"/>
          <w:sz w:val="22"/>
          <w:szCs w:val="22"/>
        </w:rPr>
      </w:pPr>
      <w:r w:rsidRPr="00467E93">
        <w:rPr>
          <w:rFonts w:ascii="Segoe UI" w:hAnsi="Segoe UI" w:cs="Segoe UI"/>
          <w:sz w:val="22"/>
          <w:szCs w:val="22"/>
        </w:rPr>
        <w:t xml:space="preserve">An Azure App services environment can be created default in a Vnet as can various other PaaS services </w:t>
      </w:r>
    </w:p>
    <w:p w14:paraId="7A1E3790" w14:textId="00F2C2E6" w:rsidR="000C70AF" w:rsidRPr="00467E93" w:rsidRDefault="00A2491D" w:rsidP="00A1189E">
      <w:pPr>
        <w:pStyle w:val="NormalWeb"/>
        <w:spacing w:before="0" w:beforeAutospacing="0" w:after="0" w:afterAutospacing="0"/>
        <w:rPr>
          <w:rFonts w:ascii="Segoe UI" w:hAnsi="Segoe UI" w:cs="Segoe UI"/>
          <w:sz w:val="22"/>
          <w:szCs w:val="22"/>
        </w:rPr>
      </w:pPr>
      <w:r w:rsidRPr="00467E93">
        <w:rPr>
          <w:rFonts w:ascii="Segoe UI" w:hAnsi="Segoe UI" w:cs="Segoe UI"/>
          <w:sz w:val="22"/>
          <w:szCs w:val="22"/>
        </w:rPr>
        <w:t>Azure SQL data has it</w:t>
      </w:r>
      <w:r w:rsidR="000C70AF" w:rsidRPr="00467E93">
        <w:rPr>
          <w:rFonts w:ascii="Segoe UI" w:hAnsi="Segoe UI" w:cs="Segoe UI"/>
          <w:sz w:val="22"/>
          <w:szCs w:val="22"/>
        </w:rPr>
        <w:t>s</w:t>
      </w:r>
      <w:r w:rsidRPr="00467E93">
        <w:rPr>
          <w:rFonts w:ascii="Segoe UI" w:hAnsi="Segoe UI" w:cs="Segoe UI"/>
          <w:sz w:val="22"/>
          <w:szCs w:val="22"/>
        </w:rPr>
        <w:t xml:space="preserve"> own firewall and through service end</w:t>
      </w:r>
      <w:r w:rsidR="000C70AF" w:rsidRPr="00467E93">
        <w:rPr>
          <w:rFonts w:ascii="Segoe UI" w:hAnsi="Segoe UI" w:cs="Segoe UI"/>
          <w:sz w:val="22"/>
          <w:szCs w:val="22"/>
        </w:rPr>
        <w:t xml:space="preserve">points can be locked down to specific subnet or use </w:t>
      </w:r>
      <w:proofErr w:type="gramStart"/>
      <w:r w:rsidR="000C70AF" w:rsidRPr="00467E93">
        <w:rPr>
          <w:rFonts w:ascii="Segoe UI" w:hAnsi="Segoe UI" w:cs="Segoe UI"/>
          <w:sz w:val="22"/>
          <w:szCs w:val="22"/>
        </w:rPr>
        <w:t>a</w:t>
      </w:r>
      <w:proofErr w:type="gramEnd"/>
      <w:r w:rsidR="000C70AF" w:rsidRPr="00467E93">
        <w:rPr>
          <w:rFonts w:ascii="Segoe UI" w:hAnsi="Segoe UI" w:cs="Segoe UI"/>
          <w:sz w:val="22"/>
          <w:szCs w:val="22"/>
        </w:rPr>
        <w:t xml:space="preserve"> NVZ</w:t>
      </w:r>
    </w:p>
    <w:p w14:paraId="7C2BA95F" w14:textId="77777777" w:rsidR="002C18D4" w:rsidRPr="00467E93" w:rsidRDefault="002C18D4" w:rsidP="00A1189E">
      <w:pPr>
        <w:pStyle w:val="NormalWeb"/>
        <w:spacing w:before="0" w:beforeAutospacing="0" w:after="0" w:afterAutospacing="0"/>
        <w:rPr>
          <w:rFonts w:ascii="Segoe UI" w:hAnsi="Segoe UI" w:cs="Segoe UI"/>
          <w:sz w:val="22"/>
          <w:szCs w:val="22"/>
        </w:rPr>
      </w:pPr>
    </w:p>
    <w:p w14:paraId="47CBCC9D" w14:textId="37DE333F" w:rsidR="000C70AF" w:rsidRPr="00467E93" w:rsidRDefault="00395EEC" w:rsidP="00A1189E">
      <w:pPr>
        <w:pStyle w:val="NormalWeb"/>
        <w:spacing w:before="0" w:beforeAutospacing="0" w:after="0" w:afterAutospacing="0"/>
        <w:rPr>
          <w:rFonts w:ascii="Segoe UI" w:hAnsi="Segoe UI" w:cs="Segoe UI"/>
          <w:color w:val="2683C6" w:themeColor="accent2"/>
          <w:sz w:val="22"/>
          <w:szCs w:val="22"/>
        </w:rPr>
      </w:pPr>
      <w:r w:rsidRPr="00467E93">
        <w:rPr>
          <w:rFonts w:ascii="Segoe UI" w:hAnsi="Segoe UI" w:cs="Segoe UI"/>
          <w:color w:val="2683C6" w:themeColor="accent2"/>
          <w:sz w:val="22"/>
          <w:szCs w:val="22"/>
        </w:rPr>
        <w:t>Service Endpoints</w:t>
      </w:r>
    </w:p>
    <w:p w14:paraId="790B0C27" w14:textId="77777777" w:rsidR="00395EEC" w:rsidRPr="00467E93" w:rsidRDefault="00395EEC" w:rsidP="00A1189E">
      <w:pPr>
        <w:pStyle w:val="NormalWeb"/>
        <w:spacing w:before="0" w:beforeAutospacing="0" w:after="0" w:afterAutospacing="0"/>
        <w:rPr>
          <w:rFonts w:ascii="Segoe UI" w:hAnsi="Segoe UI" w:cs="Segoe UI"/>
          <w:color w:val="2683C6" w:themeColor="accent2"/>
          <w:sz w:val="22"/>
          <w:szCs w:val="22"/>
        </w:rPr>
      </w:pPr>
    </w:p>
    <w:p w14:paraId="4FED9148" w14:textId="37B69A1B" w:rsidR="000C70AF" w:rsidRPr="00467E93" w:rsidRDefault="00395EEC" w:rsidP="00A1189E">
      <w:pPr>
        <w:pStyle w:val="NormalWeb"/>
        <w:spacing w:before="0" w:beforeAutospacing="0" w:after="0" w:afterAutospacing="0"/>
        <w:rPr>
          <w:rFonts w:ascii="Segoe UI" w:hAnsi="Segoe UI" w:cs="Segoe UI"/>
          <w:sz w:val="22"/>
          <w:szCs w:val="22"/>
        </w:rPr>
      </w:pPr>
      <w:r w:rsidRPr="00467E93">
        <w:rPr>
          <w:rFonts w:ascii="Segoe UI" w:hAnsi="Segoe UI" w:cs="Segoe UI"/>
          <w:sz w:val="22"/>
          <w:szCs w:val="22"/>
        </w:rPr>
        <w:t>M</w:t>
      </w:r>
      <w:r w:rsidR="000C70AF" w:rsidRPr="00467E93">
        <w:rPr>
          <w:rFonts w:ascii="Segoe UI" w:hAnsi="Segoe UI" w:cs="Segoe UI"/>
          <w:sz w:val="22"/>
          <w:szCs w:val="22"/>
        </w:rPr>
        <w:t>any Azure Services are public facing</w:t>
      </w:r>
    </w:p>
    <w:p w14:paraId="3EA4B2CA" w14:textId="3021A694" w:rsidR="000C70AF" w:rsidRPr="00467E93" w:rsidRDefault="000C70AF" w:rsidP="00A1189E">
      <w:pPr>
        <w:pStyle w:val="NormalWeb"/>
        <w:spacing w:before="0" w:beforeAutospacing="0" w:after="0" w:afterAutospacing="0"/>
        <w:rPr>
          <w:rFonts w:ascii="Segoe UI" w:hAnsi="Segoe UI" w:cs="Segoe UI"/>
          <w:sz w:val="22"/>
          <w:szCs w:val="22"/>
        </w:rPr>
      </w:pPr>
      <w:r w:rsidRPr="00467E93">
        <w:rPr>
          <w:rFonts w:ascii="Segoe UI" w:hAnsi="Segoe UI" w:cs="Segoe UI"/>
          <w:sz w:val="22"/>
          <w:szCs w:val="22"/>
        </w:rPr>
        <w:t>Customer may wish to lock down access to specific azure VMs</w:t>
      </w:r>
    </w:p>
    <w:p w14:paraId="160047BF" w14:textId="49006C4F" w:rsidR="000C70AF" w:rsidRPr="00467E93" w:rsidRDefault="000C70AF" w:rsidP="00A1189E">
      <w:pPr>
        <w:pStyle w:val="NormalWeb"/>
        <w:spacing w:before="0" w:beforeAutospacing="0" w:after="0" w:afterAutospacing="0"/>
        <w:rPr>
          <w:rFonts w:ascii="Segoe UI" w:hAnsi="Segoe UI" w:cs="Segoe UI"/>
          <w:sz w:val="22"/>
          <w:szCs w:val="22"/>
        </w:rPr>
      </w:pPr>
      <w:r w:rsidRPr="00467E93">
        <w:rPr>
          <w:rFonts w:ascii="Segoe UI" w:hAnsi="Segoe UI" w:cs="Segoe UI"/>
          <w:sz w:val="22"/>
          <w:szCs w:val="22"/>
        </w:rPr>
        <w:t>Previously some services enabled a lock down to azure services but this would include any Azure tenant or by using a set public IP from IaaS Services</w:t>
      </w:r>
    </w:p>
    <w:p w14:paraId="3047E80B" w14:textId="3A3E8DF8" w:rsidR="000C70AF" w:rsidRPr="00467E93" w:rsidRDefault="000C70AF" w:rsidP="00A1189E">
      <w:pPr>
        <w:pStyle w:val="NormalWeb"/>
        <w:spacing w:before="0" w:beforeAutospacing="0" w:after="0" w:afterAutospacing="0"/>
        <w:rPr>
          <w:rFonts w:ascii="Segoe UI" w:hAnsi="Segoe UI" w:cs="Segoe UI"/>
          <w:sz w:val="22"/>
          <w:szCs w:val="22"/>
        </w:rPr>
      </w:pPr>
      <w:r w:rsidRPr="00467E93">
        <w:rPr>
          <w:rFonts w:ascii="Segoe UI" w:hAnsi="Segoe UI" w:cs="Segoe UI"/>
          <w:sz w:val="22"/>
          <w:szCs w:val="22"/>
        </w:rPr>
        <w:t xml:space="preserve">Service endpoints enable subnets within a virtual network to be identifiable to the access security of the service thereby locking down access specific subnets </w:t>
      </w:r>
    </w:p>
    <w:p w14:paraId="0CD93ECF" w14:textId="7F09442D" w:rsidR="000C70AF" w:rsidRDefault="000C70AF" w:rsidP="00A1189E">
      <w:pPr>
        <w:pStyle w:val="NormalWeb"/>
        <w:spacing w:before="0" w:beforeAutospacing="0" w:after="0" w:afterAutospacing="0"/>
        <w:rPr>
          <w:rFonts w:ascii="Segoe UI" w:hAnsi="Segoe UI" w:cs="Segoe UI"/>
          <w:sz w:val="22"/>
          <w:szCs w:val="22"/>
        </w:rPr>
      </w:pPr>
      <w:r w:rsidRPr="00467E93">
        <w:rPr>
          <w:rFonts w:ascii="Segoe UI" w:hAnsi="Segoe UI" w:cs="Segoe UI"/>
          <w:sz w:val="22"/>
          <w:szCs w:val="22"/>
        </w:rPr>
        <w:t>Traffic stays on the Azure backbone.</w:t>
      </w:r>
    </w:p>
    <w:p w14:paraId="21896391" w14:textId="2EBD76D6" w:rsidR="00F0434E" w:rsidRDefault="00F0434E" w:rsidP="00A1189E">
      <w:pPr>
        <w:pStyle w:val="NormalWeb"/>
        <w:spacing w:before="0" w:beforeAutospacing="0" w:after="0" w:afterAutospacing="0"/>
        <w:rPr>
          <w:rFonts w:ascii="Segoe UI" w:hAnsi="Segoe UI" w:cs="Segoe UI"/>
          <w:sz w:val="22"/>
          <w:szCs w:val="22"/>
        </w:rPr>
      </w:pPr>
    </w:p>
    <w:p w14:paraId="3584BC52" w14:textId="77777777" w:rsidR="00F0434E" w:rsidRPr="00467E93" w:rsidRDefault="00F0434E" w:rsidP="00A1189E">
      <w:pPr>
        <w:pStyle w:val="NormalWeb"/>
        <w:spacing w:before="0" w:beforeAutospacing="0" w:after="0" w:afterAutospacing="0"/>
        <w:rPr>
          <w:rFonts w:ascii="Segoe UI" w:hAnsi="Segoe UI" w:cs="Segoe UI"/>
          <w:sz w:val="22"/>
          <w:szCs w:val="22"/>
        </w:rPr>
      </w:pPr>
    </w:p>
    <w:p w14:paraId="1754018B" w14:textId="1C204C81" w:rsidR="002C3F63" w:rsidRPr="00467E93" w:rsidRDefault="002C3F63" w:rsidP="00A1189E">
      <w:pPr>
        <w:pStyle w:val="NormalWeb"/>
        <w:spacing w:before="0" w:beforeAutospacing="0" w:after="0" w:afterAutospacing="0"/>
        <w:rPr>
          <w:rFonts w:ascii="Segoe UI" w:hAnsi="Segoe UI" w:cs="Segoe UI"/>
          <w:sz w:val="22"/>
          <w:szCs w:val="22"/>
        </w:rPr>
      </w:pPr>
    </w:p>
    <w:p w14:paraId="1E23AC5C" w14:textId="3ACD0DF6" w:rsidR="002C3F63" w:rsidRDefault="002C3F63" w:rsidP="0066228C">
      <w:pPr>
        <w:pStyle w:val="Heading3"/>
        <w:rPr>
          <w:rFonts w:cs="Segoe UI"/>
          <w:b w:val="0"/>
          <w:sz w:val="22"/>
          <w:szCs w:val="22"/>
        </w:rPr>
      </w:pPr>
      <w:bookmarkStart w:id="24" w:name="_Toc8945440"/>
      <w:r w:rsidRPr="00467E93">
        <w:rPr>
          <w:rFonts w:cs="Segoe UI"/>
          <w:b w:val="0"/>
          <w:sz w:val="22"/>
          <w:szCs w:val="22"/>
        </w:rPr>
        <w:t>Azure DDOs standard protection</w:t>
      </w:r>
      <w:bookmarkEnd w:id="24"/>
    </w:p>
    <w:p w14:paraId="679D730D" w14:textId="61262081" w:rsidR="009E69BE" w:rsidRPr="009E69BE" w:rsidRDefault="009E69BE" w:rsidP="00F0434E">
      <w:pPr>
        <w:pStyle w:val="ListParagraph"/>
        <w:numPr>
          <w:ilvl w:val="0"/>
          <w:numId w:val="96"/>
        </w:numPr>
        <w:spacing w:after="0"/>
      </w:pPr>
      <w:r w:rsidRPr="00F0434E">
        <w:rPr>
          <w:rFonts w:ascii="Segoe UI" w:eastAsia="Times New Roman" w:hAnsi="Segoe UI" w:cs="Segoe UI"/>
          <w:sz w:val="22"/>
          <w:szCs w:val="22"/>
        </w:rPr>
        <w:t>A malicious attempt to disrupt normal traffic by flooding a website with large amount of fake traffic.</w:t>
      </w:r>
    </w:p>
    <w:p w14:paraId="54678610" w14:textId="755BB144" w:rsidR="002C3F63" w:rsidRPr="00467E93" w:rsidRDefault="002C3F63" w:rsidP="00F0434E">
      <w:pPr>
        <w:pStyle w:val="NormalWeb"/>
        <w:numPr>
          <w:ilvl w:val="0"/>
          <w:numId w:val="96"/>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Distributed denial of service (DDos) is a major threat to internet facing services </w:t>
      </w:r>
    </w:p>
    <w:p w14:paraId="59AC6E3F" w14:textId="0A84F95F" w:rsidR="002C3F63" w:rsidRPr="00467E93" w:rsidRDefault="002C3F63" w:rsidP="00F0434E">
      <w:pPr>
        <w:pStyle w:val="NormalWeb"/>
        <w:numPr>
          <w:ilvl w:val="0"/>
          <w:numId w:val="96"/>
        </w:numPr>
        <w:spacing w:before="0" w:beforeAutospacing="0" w:after="0" w:afterAutospacing="0"/>
        <w:rPr>
          <w:rFonts w:ascii="Segoe UI" w:hAnsi="Segoe UI" w:cs="Segoe UI"/>
          <w:sz w:val="22"/>
          <w:szCs w:val="22"/>
        </w:rPr>
      </w:pPr>
      <w:r w:rsidRPr="00467E93">
        <w:rPr>
          <w:rFonts w:ascii="Segoe UI" w:hAnsi="Segoe UI" w:cs="Segoe UI"/>
          <w:sz w:val="22"/>
          <w:szCs w:val="22"/>
        </w:rPr>
        <w:t>Azure provides a basic large-scale DDos protection for all services but its tolerance is not configurable nor can it be monitored.</w:t>
      </w:r>
    </w:p>
    <w:p w14:paraId="2A5F6BF5" w14:textId="2D30394B" w:rsidR="002C3F63" w:rsidRPr="00467E93" w:rsidRDefault="002C3F63" w:rsidP="00F0434E">
      <w:pPr>
        <w:pStyle w:val="NormalWeb"/>
        <w:numPr>
          <w:ilvl w:val="0"/>
          <w:numId w:val="96"/>
        </w:numPr>
        <w:spacing w:before="0" w:beforeAutospacing="0" w:after="0" w:afterAutospacing="0"/>
        <w:rPr>
          <w:rFonts w:ascii="Segoe UI" w:hAnsi="Segoe UI" w:cs="Segoe UI"/>
          <w:sz w:val="22"/>
          <w:szCs w:val="22"/>
        </w:rPr>
      </w:pPr>
      <w:r w:rsidRPr="00467E93">
        <w:rPr>
          <w:rFonts w:ascii="Segoe UI" w:hAnsi="Segoe UI" w:cs="Segoe UI"/>
          <w:sz w:val="22"/>
          <w:szCs w:val="22"/>
        </w:rPr>
        <w:lastRenderedPageBreak/>
        <w:t>Azure DDos standard protection is enabled at a virtual network level based on user-defined policies that is applied to all public IPs associated with resource in the virtual network.</w:t>
      </w:r>
    </w:p>
    <w:p w14:paraId="371DEA3D" w14:textId="77777777" w:rsidR="00DC2B1E" w:rsidRDefault="002C3F63" w:rsidP="00F0434E">
      <w:pPr>
        <w:pStyle w:val="NormalWeb"/>
        <w:numPr>
          <w:ilvl w:val="0"/>
          <w:numId w:val="96"/>
        </w:numPr>
        <w:spacing w:before="0" w:beforeAutospacing="0" w:after="0" w:afterAutospacing="0"/>
        <w:rPr>
          <w:rFonts w:ascii="Segoe UI" w:hAnsi="Segoe UI" w:cs="Segoe UI"/>
          <w:sz w:val="22"/>
          <w:szCs w:val="22"/>
        </w:rPr>
      </w:pPr>
      <w:r w:rsidRPr="00467E93">
        <w:rPr>
          <w:rFonts w:ascii="Segoe UI" w:hAnsi="Segoe UI" w:cs="Segoe UI"/>
          <w:sz w:val="22"/>
          <w:szCs w:val="22"/>
        </w:rPr>
        <w:t>Real-time monitoring and telemetry available</w:t>
      </w:r>
    </w:p>
    <w:p w14:paraId="375E663B" w14:textId="77777777" w:rsidR="004F68BC" w:rsidRDefault="004F68BC" w:rsidP="00F0434E">
      <w:pPr>
        <w:pStyle w:val="NormalWeb"/>
        <w:numPr>
          <w:ilvl w:val="0"/>
          <w:numId w:val="96"/>
        </w:numPr>
        <w:spacing w:before="0" w:beforeAutospacing="0" w:after="0" w:afterAutospacing="0"/>
        <w:rPr>
          <w:rFonts w:ascii="Segoe UI" w:hAnsi="Segoe UI" w:cs="Segoe UI"/>
          <w:sz w:val="22"/>
          <w:szCs w:val="22"/>
        </w:rPr>
      </w:pPr>
      <w:r>
        <w:rPr>
          <w:rFonts w:ascii="Segoe UI" w:hAnsi="Segoe UI" w:cs="Segoe UI"/>
          <w:sz w:val="22"/>
          <w:szCs w:val="22"/>
        </w:rPr>
        <w:t xml:space="preserve">Services basic and standard </w:t>
      </w:r>
    </w:p>
    <w:p w14:paraId="3C62F55B" w14:textId="77777777" w:rsidR="004F68BC" w:rsidRDefault="004F68BC" w:rsidP="00F0434E">
      <w:pPr>
        <w:pStyle w:val="NormalWeb"/>
        <w:numPr>
          <w:ilvl w:val="0"/>
          <w:numId w:val="96"/>
        </w:numPr>
        <w:spacing w:before="0" w:beforeAutospacing="0" w:after="0" w:afterAutospacing="0"/>
        <w:rPr>
          <w:rFonts w:ascii="Segoe UI" w:hAnsi="Segoe UI" w:cs="Segoe UI"/>
          <w:sz w:val="22"/>
          <w:szCs w:val="22"/>
        </w:rPr>
      </w:pPr>
      <w:r>
        <w:rPr>
          <w:rFonts w:ascii="Segoe UI" w:hAnsi="Segoe UI" w:cs="Segoe UI"/>
          <w:sz w:val="22"/>
          <w:szCs w:val="22"/>
        </w:rPr>
        <w:t xml:space="preserve">Instant on protection </w:t>
      </w:r>
    </w:p>
    <w:p w14:paraId="4746E575" w14:textId="77777777" w:rsidR="00AF4277" w:rsidRDefault="004F68BC" w:rsidP="00F0434E">
      <w:pPr>
        <w:pStyle w:val="NormalWeb"/>
        <w:numPr>
          <w:ilvl w:val="0"/>
          <w:numId w:val="96"/>
        </w:numPr>
        <w:spacing w:before="0" w:beforeAutospacing="0" w:after="0" w:afterAutospacing="0"/>
        <w:rPr>
          <w:rFonts w:ascii="Segoe UI" w:hAnsi="Segoe UI" w:cs="Segoe UI"/>
          <w:sz w:val="22"/>
          <w:szCs w:val="22"/>
        </w:rPr>
      </w:pPr>
      <w:r>
        <w:rPr>
          <w:rFonts w:ascii="Segoe UI" w:hAnsi="Segoe UI" w:cs="Segoe UI"/>
          <w:sz w:val="22"/>
          <w:szCs w:val="22"/>
        </w:rPr>
        <w:t>Traffic mo</w:t>
      </w:r>
      <w:r w:rsidR="00AF4277">
        <w:rPr>
          <w:rFonts w:ascii="Segoe UI" w:hAnsi="Segoe UI" w:cs="Segoe UI"/>
          <w:sz w:val="22"/>
          <w:szCs w:val="22"/>
        </w:rPr>
        <w:t>nitoring</w:t>
      </w:r>
    </w:p>
    <w:p w14:paraId="409E6AFD" w14:textId="77777777" w:rsidR="00AF4277" w:rsidRDefault="00AF4277" w:rsidP="00F0434E">
      <w:pPr>
        <w:pStyle w:val="NormalWeb"/>
        <w:numPr>
          <w:ilvl w:val="0"/>
          <w:numId w:val="96"/>
        </w:numPr>
        <w:spacing w:before="0" w:beforeAutospacing="0" w:after="0" w:afterAutospacing="0"/>
        <w:rPr>
          <w:rFonts w:ascii="Segoe UI" w:hAnsi="Segoe UI" w:cs="Segoe UI"/>
          <w:sz w:val="22"/>
          <w:szCs w:val="22"/>
        </w:rPr>
      </w:pPr>
      <w:r>
        <w:rPr>
          <w:rFonts w:ascii="Segoe UI" w:hAnsi="Segoe UI" w:cs="Segoe UI"/>
          <w:sz w:val="22"/>
          <w:szCs w:val="22"/>
        </w:rPr>
        <w:t>Adaptive tuning</w:t>
      </w:r>
    </w:p>
    <w:p w14:paraId="670EBDC2" w14:textId="588B9328" w:rsidR="002C3F63" w:rsidRDefault="00AF4277" w:rsidP="00F0434E">
      <w:pPr>
        <w:pStyle w:val="NormalWeb"/>
        <w:numPr>
          <w:ilvl w:val="0"/>
          <w:numId w:val="96"/>
        </w:numPr>
        <w:spacing w:before="0" w:beforeAutospacing="0" w:after="0" w:afterAutospacing="0"/>
        <w:rPr>
          <w:rFonts w:ascii="Segoe UI" w:hAnsi="Segoe UI" w:cs="Segoe UI"/>
          <w:sz w:val="22"/>
          <w:szCs w:val="22"/>
        </w:rPr>
      </w:pPr>
      <w:r>
        <w:rPr>
          <w:rFonts w:ascii="Segoe UI" w:hAnsi="Segoe UI" w:cs="Segoe UI"/>
          <w:sz w:val="22"/>
          <w:szCs w:val="22"/>
        </w:rPr>
        <w:t>Attack analytics, metrics, and ale</w:t>
      </w:r>
      <w:r w:rsidR="001F5CB7">
        <w:rPr>
          <w:rFonts w:ascii="Segoe UI" w:hAnsi="Segoe UI" w:cs="Segoe UI"/>
          <w:sz w:val="22"/>
          <w:szCs w:val="22"/>
        </w:rPr>
        <w:t xml:space="preserve">rting </w:t>
      </w:r>
      <w:r w:rsidR="002C3F63" w:rsidRPr="00467E93">
        <w:rPr>
          <w:rFonts w:ascii="Segoe UI" w:hAnsi="Segoe UI" w:cs="Segoe UI"/>
          <w:sz w:val="22"/>
          <w:szCs w:val="22"/>
        </w:rPr>
        <w:t xml:space="preserve"> </w:t>
      </w:r>
    </w:p>
    <w:p w14:paraId="5ECB90B0" w14:textId="127CE83C" w:rsidR="00B92783" w:rsidRDefault="003E7613" w:rsidP="00F0434E">
      <w:pPr>
        <w:pStyle w:val="NormalWeb"/>
        <w:spacing w:before="0" w:beforeAutospacing="0" w:after="0" w:afterAutospacing="0"/>
        <w:jc w:val="center"/>
        <w:rPr>
          <w:rFonts w:ascii="Segoe UI" w:hAnsi="Segoe UI" w:cs="Segoe UI"/>
          <w:sz w:val="22"/>
          <w:szCs w:val="22"/>
        </w:rPr>
      </w:pPr>
      <w:r>
        <w:rPr>
          <w:rFonts w:ascii="Segoe UI" w:hAnsi="Segoe UI" w:cs="Segoe UI"/>
          <w:noProof/>
          <w:sz w:val="22"/>
          <w:szCs w:val="22"/>
        </w:rPr>
        <w:drawing>
          <wp:inline distT="0" distB="0" distL="0" distR="0" wp14:anchorId="032BD1AA" wp14:editId="534EB617">
            <wp:extent cx="5269865" cy="1813377"/>
            <wp:effectExtent l="304800" t="304800" r="330835" b="3206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4877" cy="189080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5CAE155" w14:textId="53332590" w:rsidR="00F0434E" w:rsidRPr="00467E93" w:rsidRDefault="00F0434E" w:rsidP="00A1189E">
      <w:pPr>
        <w:pStyle w:val="NormalWeb"/>
        <w:spacing w:before="0" w:beforeAutospacing="0" w:after="0" w:afterAutospacing="0"/>
        <w:rPr>
          <w:rFonts w:ascii="Segoe UI" w:hAnsi="Segoe UI" w:cs="Segoe UI"/>
          <w:sz w:val="22"/>
          <w:szCs w:val="22"/>
        </w:rPr>
      </w:pPr>
      <w:r>
        <w:rPr>
          <w:noProof/>
        </w:rPr>
        <w:drawing>
          <wp:inline distT="0" distB="0" distL="0" distR="0" wp14:anchorId="6C34E903" wp14:editId="3215DF43">
            <wp:extent cx="5558570" cy="2449195"/>
            <wp:effectExtent l="304800" t="304800" r="328295" b="3321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4918" cy="245199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5742D2C8" w14:textId="77777777" w:rsidR="00A743F3" w:rsidRPr="00467E93" w:rsidRDefault="00A743F3" w:rsidP="00847853">
      <w:pPr>
        <w:rPr>
          <w:rFonts w:ascii="Segoe UI" w:hAnsi="Segoe UI" w:cs="Segoe UI"/>
          <w:sz w:val="22"/>
          <w:szCs w:val="22"/>
          <w:shd w:val="clear" w:color="auto" w:fill="FFFFFF"/>
        </w:rPr>
      </w:pPr>
    </w:p>
    <w:p w14:paraId="1B491B78" w14:textId="6A17298D" w:rsidR="00B92783" w:rsidRPr="00467E93" w:rsidRDefault="00395EEC" w:rsidP="001F549F">
      <w:pPr>
        <w:pStyle w:val="Heading3"/>
        <w:rPr>
          <w:rFonts w:eastAsia="Times New Roman" w:cs="Segoe UI"/>
          <w:b w:val="0"/>
          <w:sz w:val="22"/>
          <w:szCs w:val="22"/>
          <w:lang w:val="en-IN" w:eastAsia="en-IN"/>
        </w:rPr>
      </w:pPr>
      <w:bookmarkStart w:id="25" w:name="_Toc8945443"/>
      <w:r w:rsidRPr="00467E93">
        <w:rPr>
          <w:rFonts w:eastAsia="Times New Roman" w:cs="Segoe UI"/>
          <w:b w:val="0"/>
          <w:sz w:val="22"/>
          <w:szCs w:val="22"/>
          <w:lang w:val="en-IN" w:eastAsia="en-IN"/>
        </w:rPr>
        <w:t>Network Peering</w:t>
      </w:r>
      <w:bookmarkEnd w:id="25"/>
    </w:p>
    <w:p w14:paraId="5EAF8184" w14:textId="77777777" w:rsidR="00B92783" w:rsidRPr="00467E93" w:rsidRDefault="00B92783" w:rsidP="000003DC">
      <w:pPr>
        <w:pStyle w:val="NormalWeb"/>
        <w:numPr>
          <w:ilvl w:val="0"/>
          <w:numId w:val="9"/>
        </w:numPr>
        <w:spacing w:before="0" w:beforeAutospacing="0" w:after="0" w:afterAutospacing="0"/>
        <w:rPr>
          <w:rFonts w:ascii="Segoe UI" w:hAnsi="Segoe UI" w:cs="Segoe UI"/>
          <w:color w:val="000000"/>
          <w:sz w:val="22"/>
          <w:szCs w:val="22"/>
        </w:rPr>
      </w:pPr>
      <w:r w:rsidRPr="00467E93">
        <w:rPr>
          <w:rFonts w:ascii="Segoe UI" w:hAnsi="Segoe UI" w:cs="Segoe UI"/>
          <w:color w:val="000000"/>
          <w:sz w:val="22"/>
          <w:szCs w:val="22"/>
        </w:rPr>
        <w:t xml:space="preserve">Enable connectivity between virtual networks using the Azure backbone without gateway </w:t>
      </w:r>
    </w:p>
    <w:p w14:paraId="0E088444" w14:textId="77777777" w:rsidR="00B92783" w:rsidRPr="00467E93" w:rsidRDefault="00B92783" w:rsidP="000003DC">
      <w:pPr>
        <w:pStyle w:val="NormalWeb"/>
        <w:numPr>
          <w:ilvl w:val="0"/>
          <w:numId w:val="9"/>
        </w:numPr>
        <w:spacing w:before="0" w:beforeAutospacing="0" w:after="0" w:afterAutospacing="0"/>
        <w:rPr>
          <w:rFonts w:ascii="Segoe UI" w:hAnsi="Segoe UI" w:cs="Segoe UI"/>
          <w:color w:val="000000"/>
          <w:sz w:val="22"/>
          <w:szCs w:val="22"/>
        </w:rPr>
      </w:pPr>
      <w:r w:rsidRPr="00467E93">
        <w:rPr>
          <w:rFonts w:ascii="Segoe UI" w:hAnsi="Segoe UI" w:cs="Segoe UI"/>
          <w:color w:val="000000"/>
          <w:sz w:val="22"/>
          <w:szCs w:val="22"/>
        </w:rPr>
        <w:t xml:space="preserve">Nominal ingress and egress cost </w:t>
      </w:r>
    </w:p>
    <w:p w14:paraId="77C6D9F9" w14:textId="77777777" w:rsidR="00B92783" w:rsidRPr="00467E93" w:rsidRDefault="00B92783" w:rsidP="000003DC">
      <w:pPr>
        <w:pStyle w:val="NormalWeb"/>
        <w:numPr>
          <w:ilvl w:val="0"/>
          <w:numId w:val="9"/>
        </w:numPr>
        <w:spacing w:before="0" w:beforeAutospacing="0" w:after="0" w:afterAutospacing="0"/>
        <w:rPr>
          <w:rFonts w:ascii="Segoe UI" w:hAnsi="Segoe UI" w:cs="Segoe UI"/>
          <w:color w:val="000000"/>
          <w:sz w:val="22"/>
          <w:szCs w:val="22"/>
        </w:rPr>
      </w:pPr>
      <w:r w:rsidRPr="00467E93">
        <w:rPr>
          <w:rFonts w:ascii="Segoe UI" w:hAnsi="Segoe UI" w:cs="Segoe UI"/>
          <w:color w:val="000000"/>
          <w:sz w:val="22"/>
          <w:szCs w:val="22"/>
        </w:rPr>
        <w:t xml:space="preserve">Can be different regions (global Vnet Peering) and different subscriptions </w:t>
      </w:r>
    </w:p>
    <w:p w14:paraId="22A52B48" w14:textId="77777777" w:rsidR="00B92783" w:rsidRPr="00467E93" w:rsidRDefault="00B92783" w:rsidP="000003DC">
      <w:pPr>
        <w:pStyle w:val="NormalWeb"/>
        <w:numPr>
          <w:ilvl w:val="0"/>
          <w:numId w:val="9"/>
        </w:numPr>
        <w:spacing w:before="0" w:beforeAutospacing="0" w:after="0" w:afterAutospacing="0"/>
        <w:rPr>
          <w:rFonts w:ascii="Segoe UI" w:hAnsi="Segoe UI" w:cs="Segoe UI"/>
          <w:color w:val="000000"/>
          <w:sz w:val="22"/>
          <w:szCs w:val="22"/>
        </w:rPr>
      </w:pPr>
      <w:r w:rsidRPr="00467E93">
        <w:rPr>
          <w:rFonts w:ascii="Segoe UI" w:hAnsi="Segoe UI" w:cs="Segoe UI"/>
          <w:color w:val="000000"/>
          <w:sz w:val="22"/>
          <w:szCs w:val="22"/>
        </w:rPr>
        <w:lastRenderedPageBreak/>
        <w:t xml:space="preserve">Utilize S2S VPN between virtual networks </w:t>
      </w:r>
    </w:p>
    <w:p w14:paraId="357A2C85" w14:textId="7EE5480C" w:rsidR="00B92783" w:rsidRPr="00467E93" w:rsidRDefault="00B92783" w:rsidP="000003DC">
      <w:pPr>
        <w:pStyle w:val="NormalWeb"/>
        <w:numPr>
          <w:ilvl w:val="0"/>
          <w:numId w:val="9"/>
        </w:numPr>
        <w:spacing w:before="0" w:beforeAutospacing="0" w:after="0" w:afterAutospacing="0"/>
        <w:rPr>
          <w:rFonts w:ascii="Segoe UI" w:hAnsi="Segoe UI" w:cs="Segoe UI"/>
          <w:color w:val="000000"/>
          <w:sz w:val="22"/>
          <w:szCs w:val="22"/>
        </w:rPr>
      </w:pPr>
      <w:r w:rsidRPr="00467E93">
        <w:rPr>
          <w:rFonts w:ascii="Segoe UI" w:hAnsi="Segoe UI" w:cs="Segoe UI"/>
          <w:color w:val="000000"/>
          <w:sz w:val="22"/>
          <w:szCs w:val="22"/>
        </w:rPr>
        <w:t>Connect virtual networks to the same ExpressRoute circuit (or circuits that have routing between them)</w:t>
      </w:r>
    </w:p>
    <w:p w14:paraId="3D09E50D" w14:textId="5A9FDC6B" w:rsidR="00CE4EAD" w:rsidRPr="00467E93" w:rsidRDefault="00CE4EAD" w:rsidP="000003DC">
      <w:pPr>
        <w:pStyle w:val="NormalWeb"/>
        <w:numPr>
          <w:ilvl w:val="0"/>
          <w:numId w:val="9"/>
        </w:numPr>
        <w:spacing w:before="0" w:beforeAutospacing="0" w:after="0" w:afterAutospacing="0"/>
        <w:rPr>
          <w:rFonts w:ascii="Segoe UI" w:hAnsi="Segoe UI" w:cs="Segoe UI"/>
          <w:color w:val="000000"/>
          <w:sz w:val="22"/>
          <w:szCs w:val="22"/>
        </w:rPr>
      </w:pPr>
      <w:r w:rsidRPr="00467E93">
        <w:rPr>
          <w:rFonts w:ascii="Segoe UI" w:hAnsi="Segoe UI" w:cs="Segoe UI"/>
          <w:color w:val="000000"/>
          <w:sz w:val="22"/>
          <w:szCs w:val="22"/>
        </w:rPr>
        <w:t>Utilize NVA</w:t>
      </w:r>
    </w:p>
    <w:p w14:paraId="092C2E79" w14:textId="77777777" w:rsidR="00A97ED5" w:rsidRPr="00467E93" w:rsidRDefault="00A97ED5" w:rsidP="000003DC">
      <w:pPr>
        <w:numPr>
          <w:ilvl w:val="0"/>
          <w:numId w:val="9"/>
        </w:numPr>
        <w:shd w:val="clear" w:color="auto" w:fill="FFFFFF"/>
        <w:spacing w:before="100" w:beforeAutospacing="1" w:after="100" w:afterAutospacing="1" w:line="240" w:lineRule="auto"/>
        <w:rPr>
          <w:rFonts w:ascii="Segoe UI" w:eastAsia="Times New Roman" w:hAnsi="Segoe UI" w:cs="Segoe UI"/>
          <w:color w:val="000000"/>
          <w:sz w:val="22"/>
          <w:szCs w:val="22"/>
          <w:lang w:val="en-IN" w:eastAsia="en-IN"/>
        </w:rPr>
      </w:pPr>
      <w:r w:rsidRPr="00467E93">
        <w:rPr>
          <w:rFonts w:ascii="Segoe UI" w:eastAsia="Times New Roman" w:hAnsi="Segoe UI" w:cs="Segoe UI"/>
          <w:color w:val="000000"/>
          <w:sz w:val="22"/>
          <w:szCs w:val="22"/>
          <w:lang w:val="en-IN" w:eastAsia="en-IN"/>
        </w:rPr>
        <w:t>VNet peering - connecting VNets within the same Azure region</w:t>
      </w:r>
    </w:p>
    <w:p w14:paraId="2161A7E3" w14:textId="48856215" w:rsidR="00A57E6D" w:rsidRPr="002A207D" w:rsidRDefault="00A97ED5" w:rsidP="008C6D68">
      <w:pPr>
        <w:numPr>
          <w:ilvl w:val="0"/>
          <w:numId w:val="9"/>
        </w:numPr>
        <w:shd w:val="clear" w:color="auto" w:fill="FFFFFF"/>
        <w:spacing w:after="0" w:line="240" w:lineRule="auto"/>
        <w:rPr>
          <w:rFonts w:ascii="Segoe UI" w:hAnsi="Segoe UI" w:cs="Segoe UI"/>
          <w:color w:val="000000"/>
          <w:sz w:val="22"/>
          <w:szCs w:val="22"/>
        </w:rPr>
      </w:pPr>
      <w:r w:rsidRPr="002A207D">
        <w:rPr>
          <w:rFonts w:ascii="Segoe UI" w:eastAsia="Times New Roman" w:hAnsi="Segoe UI" w:cs="Segoe UI"/>
          <w:color w:val="000000"/>
          <w:sz w:val="22"/>
          <w:szCs w:val="22"/>
          <w:lang w:val="en-IN" w:eastAsia="en-IN"/>
        </w:rPr>
        <w:t>Global VNet peering - connecting VNets across Azure regions</w:t>
      </w:r>
    </w:p>
    <w:p w14:paraId="567A8D79" w14:textId="7271E788" w:rsidR="00A57E6D" w:rsidRPr="00467E93" w:rsidRDefault="00A57E6D" w:rsidP="008F46BD">
      <w:pPr>
        <w:pStyle w:val="NormalWeb"/>
        <w:spacing w:before="0" w:beforeAutospacing="0" w:after="0" w:afterAutospacing="0"/>
        <w:jc w:val="center"/>
        <w:rPr>
          <w:rFonts w:ascii="Segoe UI" w:hAnsi="Segoe UI" w:cs="Segoe UI"/>
          <w:color w:val="000000"/>
          <w:sz w:val="22"/>
          <w:szCs w:val="22"/>
        </w:rPr>
      </w:pPr>
      <w:r w:rsidRPr="00467E93">
        <w:rPr>
          <w:rFonts w:ascii="Segoe UI" w:hAnsi="Segoe UI" w:cs="Segoe UI"/>
          <w:noProof/>
          <w:color w:val="000000"/>
          <w:sz w:val="22"/>
          <w:szCs w:val="22"/>
        </w:rPr>
        <w:drawing>
          <wp:inline distT="0" distB="0" distL="0" distR="0" wp14:anchorId="70EDD363" wp14:editId="78B8DBC1">
            <wp:extent cx="4768850" cy="2102421"/>
            <wp:effectExtent l="304800" t="304800" r="317500" b="317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18618" cy="212436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6CC41D2" w14:textId="3A44C920" w:rsidR="00A57E6D" w:rsidRPr="00467E93" w:rsidRDefault="00A57E6D" w:rsidP="00A57E6D">
      <w:pPr>
        <w:pStyle w:val="NormalWeb"/>
        <w:spacing w:before="0" w:beforeAutospacing="0" w:after="0" w:afterAutospacing="0"/>
        <w:rPr>
          <w:rFonts w:ascii="Segoe UI" w:hAnsi="Segoe UI" w:cs="Segoe UI"/>
          <w:color w:val="000000"/>
          <w:sz w:val="22"/>
          <w:szCs w:val="22"/>
        </w:rPr>
      </w:pPr>
    </w:p>
    <w:p w14:paraId="7BE4A644" w14:textId="1CE6AE0A" w:rsidR="00A57E6D" w:rsidRPr="00467E93" w:rsidRDefault="00A57E6D" w:rsidP="002A207D">
      <w:pPr>
        <w:pStyle w:val="NormalWeb"/>
        <w:spacing w:before="0" w:beforeAutospacing="0" w:after="0" w:afterAutospacing="0"/>
        <w:jc w:val="center"/>
        <w:rPr>
          <w:rFonts w:ascii="Segoe UI" w:hAnsi="Segoe UI" w:cs="Segoe UI"/>
          <w:color w:val="000000"/>
          <w:sz w:val="22"/>
          <w:szCs w:val="22"/>
        </w:rPr>
      </w:pPr>
      <w:r w:rsidRPr="00467E93">
        <w:rPr>
          <w:rFonts w:ascii="Segoe UI" w:hAnsi="Segoe UI" w:cs="Segoe UI"/>
          <w:noProof/>
          <w:color w:val="000000"/>
          <w:sz w:val="22"/>
          <w:szCs w:val="22"/>
        </w:rPr>
        <w:drawing>
          <wp:inline distT="0" distB="0" distL="0" distR="0" wp14:anchorId="6596C164" wp14:editId="416C6B4C">
            <wp:extent cx="4218773" cy="2366629"/>
            <wp:effectExtent l="304800" t="304800" r="315595" b="3200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66114" cy="239318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58AF6762" w14:textId="346C4E5B" w:rsidR="00A57E6D" w:rsidRPr="00467E93" w:rsidRDefault="00A57E6D" w:rsidP="00A57E6D">
      <w:pPr>
        <w:pStyle w:val="NormalWeb"/>
        <w:spacing w:before="0" w:beforeAutospacing="0" w:after="0" w:afterAutospacing="0"/>
        <w:rPr>
          <w:rFonts w:ascii="Segoe UI" w:hAnsi="Segoe UI" w:cs="Segoe UI"/>
          <w:color w:val="000000"/>
          <w:sz w:val="22"/>
          <w:szCs w:val="22"/>
        </w:rPr>
      </w:pPr>
      <w:r w:rsidRPr="00467E93">
        <w:rPr>
          <w:rFonts w:ascii="Segoe UI" w:hAnsi="Segoe UI" w:cs="Segoe UI"/>
          <w:noProof/>
          <w:color w:val="000000"/>
          <w:sz w:val="22"/>
          <w:szCs w:val="22"/>
        </w:rPr>
        <w:lastRenderedPageBreak/>
        <w:drawing>
          <wp:inline distT="0" distB="0" distL="0" distR="0" wp14:anchorId="1C91F4E0" wp14:editId="33EEFA2D">
            <wp:extent cx="5415823" cy="2581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40916" cy="2593235"/>
                    </a:xfrm>
                    <a:prstGeom prst="rect">
                      <a:avLst/>
                    </a:prstGeom>
                    <a:noFill/>
                    <a:ln>
                      <a:noFill/>
                    </a:ln>
                  </pic:spPr>
                </pic:pic>
              </a:graphicData>
            </a:graphic>
          </wp:inline>
        </w:drawing>
      </w:r>
    </w:p>
    <w:p w14:paraId="285F50B6" w14:textId="02E00B31" w:rsidR="00A57E6D" w:rsidRPr="00467E93" w:rsidRDefault="00395EEC" w:rsidP="00A57E6D">
      <w:pPr>
        <w:pStyle w:val="NormalWeb"/>
        <w:spacing w:before="0" w:beforeAutospacing="0" w:after="0" w:afterAutospacing="0"/>
        <w:rPr>
          <w:rFonts w:ascii="Segoe UI" w:hAnsi="Segoe UI" w:cs="Segoe UI"/>
          <w:noProof/>
          <w:color w:val="000000"/>
          <w:sz w:val="22"/>
          <w:szCs w:val="22"/>
        </w:rPr>
      </w:pPr>
      <w:r w:rsidRPr="00467E93">
        <w:rPr>
          <w:rFonts w:ascii="Segoe UI" w:hAnsi="Segoe UI" w:cs="Segoe UI"/>
          <w:noProof/>
          <w:color w:val="000000"/>
          <w:sz w:val="22"/>
          <w:szCs w:val="22"/>
        </w:rPr>
        <w:drawing>
          <wp:inline distT="0" distB="0" distL="0" distR="0" wp14:anchorId="681A1A02" wp14:editId="4C64BC4F">
            <wp:extent cx="5371306" cy="255841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0370" cy="2567495"/>
                    </a:xfrm>
                    <a:prstGeom prst="rect">
                      <a:avLst/>
                    </a:prstGeom>
                    <a:noFill/>
                    <a:ln>
                      <a:noFill/>
                    </a:ln>
                  </pic:spPr>
                </pic:pic>
              </a:graphicData>
            </a:graphic>
          </wp:inline>
        </w:drawing>
      </w:r>
    </w:p>
    <w:p w14:paraId="6DE90301" w14:textId="54CDC86D" w:rsidR="00A1189E" w:rsidRPr="00467E93" w:rsidRDefault="00A1189E" w:rsidP="00A1189E">
      <w:pPr>
        <w:pStyle w:val="NormalWeb"/>
        <w:spacing w:before="0" w:beforeAutospacing="0" w:after="0" w:afterAutospacing="0"/>
        <w:rPr>
          <w:rFonts w:ascii="Segoe UI" w:hAnsi="Segoe UI" w:cs="Segoe UI"/>
          <w:color w:val="000000"/>
          <w:sz w:val="22"/>
          <w:szCs w:val="22"/>
        </w:rPr>
      </w:pPr>
    </w:p>
    <w:p w14:paraId="758EE752" w14:textId="77777777" w:rsidR="00901F87" w:rsidRPr="00467E93" w:rsidRDefault="00901F87" w:rsidP="00A1189E">
      <w:pPr>
        <w:pStyle w:val="NormalWeb"/>
        <w:spacing w:before="0" w:beforeAutospacing="0" w:after="0" w:afterAutospacing="0"/>
        <w:rPr>
          <w:rFonts w:ascii="Segoe UI" w:hAnsi="Segoe UI" w:cs="Segoe UI"/>
          <w:color w:val="000000"/>
          <w:sz w:val="22"/>
          <w:szCs w:val="22"/>
        </w:rPr>
      </w:pPr>
    </w:p>
    <w:p w14:paraId="17BA1A1F" w14:textId="74300A0D" w:rsidR="00DC33B0" w:rsidRPr="00467E93" w:rsidRDefault="00A1189E" w:rsidP="00A1189E">
      <w:pPr>
        <w:pStyle w:val="NormalWeb"/>
        <w:spacing w:before="0" w:beforeAutospacing="0" w:after="0" w:afterAutospacing="0"/>
        <w:rPr>
          <w:rFonts w:ascii="Segoe UI" w:hAnsi="Segoe UI" w:cs="Segoe UI"/>
          <w:color w:val="0070C0"/>
          <w:sz w:val="22"/>
          <w:szCs w:val="22"/>
        </w:rPr>
      </w:pPr>
      <w:r w:rsidRPr="00467E93">
        <w:rPr>
          <w:rFonts w:ascii="Segoe UI" w:hAnsi="Segoe UI" w:cs="Segoe UI"/>
          <w:color w:val="0070C0"/>
          <w:sz w:val="22"/>
          <w:szCs w:val="22"/>
        </w:rPr>
        <w:t xml:space="preserve"> </w:t>
      </w:r>
      <w:r w:rsidR="002B621F" w:rsidRPr="00467E93">
        <w:rPr>
          <w:rFonts w:ascii="Segoe UI" w:hAnsi="Segoe UI" w:cs="Segoe UI"/>
          <w:color w:val="0070C0"/>
          <w:sz w:val="22"/>
          <w:szCs w:val="22"/>
        </w:rPr>
        <w:t>Rout</w:t>
      </w:r>
      <w:r w:rsidR="00DC33B0" w:rsidRPr="00467E93">
        <w:rPr>
          <w:rFonts w:ascii="Segoe UI" w:hAnsi="Segoe UI" w:cs="Segoe UI"/>
          <w:color w:val="0070C0"/>
          <w:sz w:val="22"/>
          <w:szCs w:val="22"/>
        </w:rPr>
        <w:t>ing</w:t>
      </w:r>
      <w:r w:rsidR="002B621F" w:rsidRPr="00467E93">
        <w:rPr>
          <w:rFonts w:ascii="Segoe UI" w:hAnsi="Segoe UI" w:cs="Segoe UI"/>
          <w:color w:val="0070C0"/>
          <w:sz w:val="22"/>
          <w:szCs w:val="22"/>
        </w:rPr>
        <w:t xml:space="preserve"> between Azure and on-premises</w:t>
      </w:r>
    </w:p>
    <w:p w14:paraId="71FE80FE" w14:textId="4BA77C3F" w:rsidR="00DC33B0" w:rsidRPr="00467E93" w:rsidRDefault="00DC33B0" w:rsidP="00A1189E">
      <w:pPr>
        <w:pStyle w:val="NormalWeb"/>
        <w:spacing w:before="0" w:beforeAutospacing="0" w:after="0" w:afterAutospacing="0"/>
        <w:rPr>
          <w:rFonts w:ascii="Segoe UI" w:hAnsi="Segoe UI" w:cs="Segoe UI"/>
          <w:color w:val="0070C0"/>
          <w:sz w:val="22"/>
          <w:szCs w:val="22"/>
          <w:u w:val="single"/>
        </w:rPr>
      </w:pPr>
    </w:p>
    <w:p w14:paraId="73564CFB" w14:textId="1A711114" w:rsidR="00DC33B0" w:rsidRPr="00467E93" w:rsidRDefault="00DC33B0" w:rsidP="000003DC">
      <w:pPr>
        <w:pStyle w:val="NormalWeb"/>
        <w:numPr>
          <w:ilvl w:val="0"/>
          <w:numId w:val="17"/>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Must use unique IP address ranges </w:t>
      </w:r>
    </w:p>
    <w:p w14:paraId="427A9EB2" w14:textId="7EA8ED3A" w:rsidR="00DC33B0" w:rsidRPr="00467E93" w:rsidRDefault="00DC33B0" w:rsidP="000003DC">
      <w:pPr>
        <w:pStyle w:val="NormalWeb"/>
        <w:numPr>
          <w:ilvl w:val="0"/>
          <w:numId w:val="17"/>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It is not possible to route between networks that use the same IP scheme </w:t>
      </w:r>
    </w:p>
    <w:p w14:paraId="4EE68B1A" w14:textId="31A1B66B" w:rsidR="00DC33B0" w:rsidRPr="00467E93" w:rsidRDefault="00DC33B0" w:rsidP="000003DC">
      <w:pPr>
        <w:pStyle w:val="NormalWeb"/>
        <w:numPr>
          <w:ilvl w:val="0"/>
          <w:numId w:val="17"/>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Includes on-premises to Azure </w:t>
      </w:r>
    </w:p>
    <w:p w14:paraId="17A84AA3" w14:textId="23DFF386" w:rsidR="00DC33B0" w:rsidRPr="00467E93" w:rsidRDefault="00DC33B0" w:rsidP="000003DC">
      <w:pPr>
        <w:pStyle w:val="NormalWeb"/>
        <w:numPr>
          <w:ilvl w:val="0"/>
          <w:numId w:val="17"/>
        </w:numPr>
        <w:spacing w:before="0" w:beforeAutospacing="0" w:after="0" w:afterAutospacing="0"/>
        <w:rPr>
          <w:rFonts w:ascii="Segoe UI" w:hAnsi="Segoe UI" w:cs="Segoe UI"/>
          <w:sz w:val="22"/>
          <w:szCs w:val="22"/>
        </w:rPr>
      </w:pPr>
      <w:r w:rsidRPr="00467E93">
        <w:rPr>
          <w:rFonts w:ascii="Segoe UI" w:hAnsi="Segoe UI" w:cs="Segoe UI"/>
          <w:sz w:val="22"/>
          <w:szCs w:val="22"/>
        </w:rPr>
        <w:t>Azure Vnet to Azure Vnet</w:t>
      </w:r>
    </w:p>
    <w:p w14:paraId="1CE97DF7" w14:textId="618E2E8C" w:rsidR="00DC33B0" w:rsidRPr="00467E93" w:rsidRDefault="00DC33B0" w:rsidP="000003DC">
      <w:pPr>
        <w:pStyle w:val="NormalWeb"/>
        <w:numPr>
          <w:ilvl w:val="0"/>
          <w:numId w:val="17"/>
        </w:numPr>
        <w:spacing w:before="0" w:beforeAutospacing="0" w:after="0" w:afterAutospacing="0"/>
        <w:rPr>
          <w:rFonts w:ascii="Segoe UI" w:hAnsi="Segoe UI" w:cs="Segoe UI"/>
          <w:sz w:val="22"/>
          <w:szCs w:val="22"/>
        </w:rPr>
      </w:pPr>
      <w:r w:rsidRPr="00467E93">
        <w:rPr>
          <w:rFonts w:ascii="Segoe UI" w:hAnsi="Segoe UI" w:cs="Segoe UI"/>
          <w:sz w:val="22"/>
          <w:szCs w:val="22"/>
        </w:rPr>
        <w:t>VMs cannot be moved between virtual networks without deleting and recreating</w:t>
      </w:r>
    </w:p>
    <w:p w14:paraId="709E6C97" w14:textId="77777777" w:rsidR="00FC5968" w:rsidRPr="00467E93" w:rsidRDefault="00DC33B0" w:rsidP="000003DC">
      <w:pPr>
        <w:pStyle w:val="NormalWeb"/>
        <w:numPr>
          <w:ilvl w:val="0"/>
          <w:numId w:val="17"/>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Get the virtual networks right first time </w:t>
      </w:r>
    </w:p>
    <w:p w14:paraId="4D25A5B9" w14:textId="4E460E46" w:rsidR="00DC33B0" w:rsidRPr="00467E93" w:rsidRDefault="00DC33B0" w:rsidP="00FC5968">
      <w:pPr>
        <w:pStyle w:val="NormalWeb"/>
        <w:spacing w:before="0" w:beforeAutospacing="0" w:after="0" w:afterAutospacing="0"/>
        <w:rPr>
          <w:rFonts w:ascii="Segoe UI" w:hAnsi="Segoe UI" w:cs="Segoe UI"/>
          <w:sz w:val="22"/>
          <w:szCs w:val="22"/>
        </w:rPr>
      </w:pPr>
      <w:r w:rsidRPr="00467E93">
        <w:rPr>
          <w:rFonts w:ascii="Segoe UI" w:hAnsi="Segoe UI" w:cs="Segoe UI"/>
          <w:sz w:val="22"/>
          <w:szCs w:val="22"/>
        </w:rPr>
        <w:t xml:space="preserve"> </w:t>
      </w:r>
    </w:p>
    <w:p w14:paraId="69BA810A" w14:textId="77777777" w:rsidR="00FC5968" w:rsidRPr="00467E93" w:rsidRDefault="00FC5968" w:rsidP="00FC5968">
      <w:pPr>
        <w:pStyle w:val="NormalWeb"/>
        <w:spacing w:before="0" w:beforeAutospacing="0" w:after="0" w:afterAutospacing="0"/>
        <w:rPr>
          <w:rFonts w:ascii="Segoe UI" w:hAnsi="Segoe UI" w:cs="Segoe UI"/>
          <w:color w:val="2683C6" w:themeColor="accent2"/>
          <w:sz w:val="22"/>
          <w:szCs w:val="22"/>
        </w:rPr>
      </w:pPr>
      <w:r w:rsidRPr="00467E93">
        <w:rPr>
          <w:rFonts w:ascii="Segoe UI" w:hAnsi="Segoe UI" w:cs="Segoe UI"/>
          <w:color w:val="2683C6" w:themeColor="accent2"/>
          <w:sz w:val="22"/>
          <w:szCs w:val="22"/>
        </w:rPr>
        <w:t>Types of peering</w:t>
      </w:r>
    </w:p>
    <w:p w14:paraId="32F5520C" w14:textId="77777777" w:rsidR="00FC5968" w:rsidRPr="00467E93" w:rsidRDefault="00FC5968" w:rsidP="00FC5968">
      <w:pPr>
        <w:pStyle w:val="NormalWeb"/>
        <w:spacing w:before="0" w:beforeAutospacing="0" w:after="0" w:afterAutospacing="0"/>
        <w:rPr>
          <w:rFonts w:ascii="Segoe UI" w:hAnsi="Segoe UI" w:cs="Segoe UI"/>
          <w:color w:val="2683C6" w:themeColor="accent2"/>
          <w:sz w:val="22"/>
          <w:szCs w:val="22"/>
        </w:rPr>
      </w:pPr>
    </w:p>
    <w:p w14:paraId="0859620A" w14:textId="77777777" w:rsidR="00FC5968" w:rsidRPr="00467E93" w:rsidRDefault="00FC5968" w:rsidP="000003DC">
      <w:pPr>
        <w:pStyle w:val="NormalWeb"/>
        <w:numPr>
          <w:ilvl w:val="0"/>
          <w:numId w:val="28"/>
        </w:numPr>
        <w:spacing w:before="0" w:beforeAutospacing="0" w:after="0" w:afterAutospacing="0"/>
        <w:rPr>
          <w:rFonts w:ascii="Segoe UI" w:hAnsi="Segoe UI" w:cs="Segoe UI"/>
          <w:sz w:val="22"/>
          <w:szCs w:val="22"/>
        </w:rPr>
      </w:pPr>
      <w:r w:rsidRPr="00467E93">
        <w:rPr>
          <w:rFonts w:ascii="Segoe UI" w:hAnsi="Segoe UI" w:cs="Segoe UI"/>
          <w:sz w:val="22"/>
          <w:szCs w:val="22"/>
        </w:rPr>
        <w:t>Site to site VPN is private peering connecting to a virtual network which is available with ExpressRoute</w:t>
      </w:r>
    </w:p>
    <w:p w14:paraId="6812DEA4" w14:textId="77777777" w:rsidR="00FC5968" w:rsidRPr="00467E93" w:rsidRDefault="00FC5968" w:rsidP="000003DC">
      <w:pPr>
        <w:pStyle w:val="NormalWeb"/>
        <w:numPr>
          <w:ilvl w:val="0"/>
          <w:numId w:val="28"/>
        </w:numPr>
        <w:spacing w:before="0" w:beforeAutospacing="0" w:after="0" w:afterAutospacing="0"/>
        <w:rPr>
          <w:rFonts w:ascii="Segoe UI" w:hAnsi="Segoe UI" w:cs="Segoe UI"/>
          <w:sz w:val="22"/>
          <w:szCs w:val="22"/>
        </w:rPr>
      </w:pPr>
      <w:r w:rsidRPr="00467E93">
        <w:rPr>
          <w:rFonts w:ascii="Segoe UI" w:hAnsi="Segoe UI" w:cs="Segoe UI"/>
          <w:sz w:val="22"/>
          <w:szCs w:val="22"/>
        </w:rPr>
        <w:t>ExpressRoute also supports Microsoft peering</w:t>
      </w:r>
    </w:p>
    <w:p w14:paraId="1677E87F" w14:textId="5BA49A4D" w:rsidR="00401D7D" w:rsidRPr="002B19C8" w:rsidRDefault="00FC5968" w:rsidP="000003DC">
      <w:pPr>
        <w:pStyle w:val="NormalWeb"/>
        <w:numPr>
          <w:ilvl w:val="0"/>
          <w:numId w:val="28"/>
        </w:numPr>
        <w:spacing w:before="0" w:beforeAutospacing="0" w:after="0" w:afterAutospacing="0"/>
        <w:rPr>
          <w:rFonts w:ascii="Segoe UI" w:hAnsi="Segoe UI" w:cs="Segoe UI"/>
          <w:b/>
          <w:sz w:val="22"/>
          <w:szCs w:val="22"/>
        </w:rPr>
      </w:pPr>
      <w:r w:rsidRPr="00467E93">
        <w:rPr>
          <w:rFonts w:ascii="Segoe UI" w:hAnsi="Segoe UI" w:cs="Segoe UI"/>
          <w:sz w:val="22"/>
          <w:szCs w:val="22"/>
        </w:rPr>
        <w:lastRenderedPageBreak/>
        <w:t>Microsoft peering provides access to nearly all Azure, office and Dynamics services via ExpressRoute instead internet. Premium required for office/Dynamics</w:t>
      </w:r>
    </w:p>
    <w:p w14:paraId="2C90F2C6" w14:textId="4FBE60DB" w:rsidR="002B19C8" w:rsidRDefault="002B19C8" w:rsidP="002B19C8"/>
    <w:p w14:paraId="0F1D6F50" w14:textId="7016B2DA" w:rsidR="002B19C8" w:rsidRPr="001E76FC" w:rsidRDefault="002B19C8" w:rsidP="002B19C8">
      <w:pPr>
        <w:pStyle w:val="Heading3"/>
        <w:rPr>
          <w:rFonts w:eastAsia="Times New Roman" w:cs="Segoe UI"/>
          <w:bCs/>
          <w:sz w:val="22"/>
          <w:szCs w:val="22"/>
          <w:lang w:val="en-IN" w:eastAsia="en-IN"/>
        </w:rPr>
      </w:pPr>
      <w:r w:rsidRPr="001E76FC">
        <w:rPr>
          <w:rFonts w:eastAsia="Times New Roman" w:cs="Segoe UI"/>
          <w:bCs/>
          <w:sz w:val="22"/>
          <w:szCs w:val="22"/>
          <w:lang w:val="en-IN" w:eastAsia="en-IN"/>
        </w:rPr>
        <w:t xml:space="preserve">Azure VPN Gateway </w:t>
      </w:r>
    </w:p>
    <w:p w14:paraId="3780F818" w14:textId="1C220F17" w:rsidR="00FC5968" w:rsidRDefault="00E048E9" w:rsidP="00FC5968">
      <w:pPr>
        <w:pStyle w:val="NormalWeb"/>
        <w:spacing w:before="0" w:beforeAutospacing="0" w:after="0" w:afterAutospacing="0"/>
        <w:rPr>
          <w:rFonts w:ascii="Segoe UI" w:hAnsi="Segoe UI" w:cs="Segoe UI"/>
          <w:sz w:val="22"/>
          <w:szCs w:val="22"/>
        </w:rPr>
      </w:pPr>
      <w:r>
        <w:rPr>
          <w:rFonts w:ascii="Segoe UI" w:hAnsi="Segoe UI" w:cs="Segoe UI"/>
          <w:sz w:val="22"/>
          <w:szCs w:val="22"/>
        </w:rPr>
        <w:t xml:space="preserve">Used to send </w:t>
      </w:r>
      <w:r w:rsidR="00FE2888">
        <w:rPr>
          <w:rFonts w:ascii="Segoe UI" w:hAnsi="Segoe UI" w:cs="Segoe UI"/>
          <w:sz w:val="22"/>
          <w:szCs w:val="22"/>
        </w:rPr>
        <w:t xml:space="preserve">encrypted traffic between an azure virtual network and on-prem location over the internet </w:t>
      </w:r>
    </w:p>
    <w:p w14:paraId="61A9A5CB" w14:textId="2DD6AFD3" w:rsidR="00B54DD5" w:rsidRDefault="00B54DD5" w:rsidP="00FC5968">
      <w:pPr>
        <w:pStyle w:val="NormalWeb"/>
        <w:spacing w:before="0" w:beforeAutospacing="0" w:after="0" w:afterAutospacing="0"/>
        <w:rPr>
          <w:rFonts w:ascii="Segoe UI" w:hAnsi="Segoe UI" w:cs="Segoe UI"/>
          <w:sz w:val="22"/>
          <w:szCs w:val="22"/>
        </w:rPr>
      </w:pPr>
      <w:r>
        <w:rPr>
          <w:rFonts w:ascii="Segoe UI" w:hAnsi="Segoe UI" w:cs="Segoe UI"/>
          <w:sz w:val="22"/>
          <w:szCs w:val="22"/>
        </w:rPr>
        <w:t xml:space="preserve">Can also be used between azure virtual networks </w:t>
      </w:r>
    </w:p>
    <w:p w14:paraId="2023F624" w14:textId="3FB7E30E" w:rsidR="005A528A" w:rsidRDefault="005A528A" w:rsidP="00A16A36">
      <w:pPr>
        <w:pStyle w:val="NormalWeb"/>
        <w:numPr>
          <w:ilvl w:val="0"/>
          <w:numId w:val="63"/>
        </w:numPr>
        <w:spacing w:before="0" w:beforeAutospacing="0" w:after="0" w:afterAutospacing="0"/>
        <w:rPr>
          <w:rFonts w:ascii="Segoe UI" w:hAnsi="Segoe UI" w:cs="Segoe UI"/>
          <w:sz w:val="22"/>
          <w:szCs w:val="22"/>
        </w:rPr>
      </w:pPr>
      <w:r>
        <w:rPr>
          <w:rFonts w:ascii="Segoe UI" w:hAnsi="Segoe UI" w:cs="Segoe UI"/>
          <w:sz w:val="22"/>
          <w:szCs w:val="22"/>
        </w:rPr>
        <w:t xml:space="preserve">Encrypted traffic across the azure platform </w:t>
      </w:r>
    </w:p>
    <w:p w14:paraId="0C8E667B" w14:textId="717B386C" w:rsidR="005A528A" w:rsidRDefault="005A528A" w:rsidP="00BA3F05">
      <w:pPr>
        <w:pStyle w:val="NormalWeb"/>
        <w:spacing w:before="0" w:beforeAutospacing="0" w:after="0" w:afterAutospacing="0"/>
        <w:rPr>
          <w:rFonts w:ascii="Segoe UI" w:hAnsi="Segoe UI" w:cs="Segoe UI"/>
          <w:sz w:val="22"/>
          <w:szCs w:val="22"/>
        </w:rPr>
      </w:pPr>
      <w:r>
        <w:rPr>
          <w:rFonts w:ascii="Segoe UI" w:hAnsi="Segoe UI" w:cs="Segoe UI"/>
          <w:sz w:val="22"/>
          <w:szCs w:val="22"/>
        </w:rPr>
        <w:t xml:space="preserve">Connects with azure validated devices </w:t>
      </w:r>
    </w:p>
    <w:p w14:paraId="61DAEE01" w14:textId="77777777" w:rsidR="006701F6" w:rsidRDefault="006701F6" w:rsidP="006701F6">
      <w:pPr>
        <w:pStyle w:val="NormalWeb"/>
        <w:spacing w:before="0" w:beforeAutospacing="0" w:after="0" w:afterAutospacing="0"/>
        <w:rPr>
          <w:rFonts w:ascii="Segoe UI" w:hAnsi="Segoe UI" w:cs="Segoe UI"/>
          <w:color w:val="2683C6" w:themeColor="accent2"/>
          <w:sz w:val="22"/>
          <w:szCs w:val="22"/>
        </w:rPr>
      </w:pPr>
    </w:p>
    <w:p w14:paraId="2352CAD0" w14:textId="356E41B1" w:rsidR="006701F6" w:rsidRPr="00467E93" w:rsidRDefault="006701F6" w:rsidP="006701F6">
      <w:pPr>
        <w:pStyle w:val="NormalWeb"/>
        <w:spacing w:before="0" w:beforeAutospacing="0" w:after="0" w:afterAutospacing="0"/>
        <w:rPr>
          <w:rFonts w:ascii="Segoe UI" w:hAnsi="Segoe UI" w:cs="Segoe UI"/>
          <w:color w:val="2683C6" w:themeColor="accent2"/>
          <w:sz w:val="22"/>
          <w:szCs w:val="22"/>
        </w:rPr>
      </w:pPr>
      <w:r w:rsidRPr="00467E93">
        <w:rPr>
          <w:rFonts w:ascii="Segoe UI" w:hAnsi="Segoe UI" w:cs="Segoe UI"/>
          <w:color w:val="2683C6" w:themeColor="accent2"/>
          <w:sz w:val="22"/>
          <w:szCs w:val="22"/>
        </w:rPr>
        <w:t>Types of VPN Gateway</w:t>
      </w:r>
    </w:p>
    <w:p w14:paraId="3A3B5E09" w14:textId="77777777" w:rsidR="006701F6" w:rsidRPr="00467E93" w:rsidRDefault="006701F6" w:rsidP="006701F6">
      <w:pPr>
        <w:pStyle w:val="NormalWeb"/>
        <w:spacing w:before="0" w:beforeAutospacing="0" w:after="0" w:afterAutospacing="0"/>
        <w:rPr>
          <w:rFonts w:ascii="Segoe UI" w:hAnsi="Segoe UI" w:cs="Segoe UI"/>
          <w:b/>
          <w:sz w:val="22"/>
          <w:szCs w:val="22"/>
        </w:rPr>
      </w:pPr>
    </w:p>
    <w:p w14:paraId="12935C42" w14:textId="77777777" w:rsidR="006701F6" w:rsidRPr="00467E93" w:rsidRDefault="006701F6" w:rsidP="000003DC">
      <w:pPr>
        <w:pStyle w:val="NormalWeb"/>
        <w:numPr>
          <w:ilvl w:val="0"/>
          <w:numId w:val="22"/>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IPSEC is computationally expensive which limits bandwidth </w:t>
      </w:r>
    </w:p>
    <w:p w14:paraId="3A47136A" w14:textId="77777777" w:rsidR="006701F6" w:rsidRPr="00467E93" w:rsidRDefault="006701F6" w:rsidP="006701F6">
      <w:pPr>
        <w:pStyle w:val="NormalWeb"/>
        <w:spacing w:before="0" w:beforeAutospacing="0" w:after="0" w:afterAutospacing="0"/>
        <w:ind w:left="720"/>
        <w:rPr>
          <w:rFonts w:ascii="Segoe UI" w:hAnsi="Segoe UI" w:cs="Segoe UI"/>
          <w:sz w:val="22"/>
          <w:szCs w:val="22"/>
        </w:rPr>
      </w:pPr>
      <w:r w:rsidRPr="00467E93">
        <w:rPr>
          <w:rFonts w:ascii="Segoe UI" w:hAnsi="Segoe UI" w:cs="Segoe UI"/>
          <w:sz w:val="22"/>
          <w:szCs w:val="22"/>
        </w:rPr>
        <w:t>Four SKUs of gateway</w:t>
      </w:r>
    </w:p>
    <w:p w14:paraId="53C08F44" w14:textId="77777777" w:rsidR="006701F6" w:rsidRPr="00467E93" w:rsidRDefault="006701F6" w:rsidP="000003DC">
      <w:pPr>
        <w:pStyle w:val="NormalWeb"/>
        <w:numPr>
          <w:ilvl w:val="0"/>
          <w:numId w:val="25"/>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Basic -100 Mbps        </w:t>
      </w:r>
      <w:proofErr w:type="gramStart"/>
      <w:r w:rsidRPr="00467E93">
        <w:rPr>
          <w:rFonts w:ascii="Segoe UI" w:hAnsi="Segoe UI" w:cs="Segoe UI"/>
          <w:sz w:val="22"/>
          <w:szCs w:val="22"/>
        </w:rPr>
        <w:t>-  VpnGw</w:t>
      </w:r>
      <w:proofErr w:type="gramEnd"/>
      <w:r w:rsidRPr="00467E93">
        <w:rPr>
          <w:rFonts w:ascii="Segoe UI" w:hAnsi="Segoe UI" w:cs="Segoe UI"/>
          <w:sz w:val="22"/>
          <w:szCs w:val="22"/>
        </w:rPr>
        <w:t>1 – 500 Mbps</w:t>
      </w:r>
    </w:p>
    <w:p w14:paraId="1D4501AA" w14:textId="77777777" w:rsidR="006701F6" w:rsidRPr="00467E93" w:rsidRDefault="006701F6" w:rsidP="000003DC">
      <w:pPr>
        <w:pStyle w:val="NormalWeb"/>
        <w:numPr>
          <w:ilvl w:val="0"/>
          <w:numId w:val="25"/>
        </w:numPr>
        <w:spacing w:before="0" w:beforeAutospacing="0" w:after="0" w:afterAutospacing="0"/>
        <w:rPr>
          <w:rFonts w:ascii="Segoe UI" w:hAnsi="Segoe UI" w:cs="Segoe UI"/>
          <w:sz w:val="22"/>
          <w:szCs w:val="22"/>
        </w:rPr>
      </w:pPr>
      <w:r w:rsidRPr="00467E93">
        <w:rPr>
          <w:rFonts w:ascii="Segoe UI" w:hAnsi="Segoe UI" w:cs="Segoe UI"/>
          <w:sz w:val="22"/>
          <w:szCs w:val="22"/>
        </w:rPr>
        <w:t>VpnGw2 -1 Gbps       -   VpnGw3 – 1.25 Gbps</w:t>
      </w:r>
    </w:p>
    <w:p w14:paraId="7B5DA80D" w14:textId="77777777" w:rsidR="006701F6" w:rsidRPr="00467E93" w:rsidRDefault="006701F6" w:rsidP="006701F6">
      <w:pPr>
        <w:pStyle w:val="NormalWeb"/>
        <w:spacing w:before="0" w:beforeAutospacing="0" w:after="0" w:afterAutospacing="0"/>
        <w:ind w:left="1440"/>
        <w:rPr>
          <w:rFonts w:ascii="Segoe UI" w:hAnsi="Segoe UI" w:cs="Segoe UI"/>
          <w:sz w:val="22"/>
          <w:szCs w:val="22"/>
        </w:rPr>
      </w:pPr>
    </w:p>
    <w:p w14:paraId="5304FDFF" w14:textId="77777777" w:rsidR="006701F6" w:rsidRPr="00467E93" w:rsidRDefault="006701F6" w:rsidP="000003DC">
      <w:pPr>
        <w:pStyle w:val="NormalWeb"/>
        <w:numPr>
          <w:ilvl w:val="0"/>
          <w:numId w:val="22"/>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Latency will depend on many factors but expect inconsistency </w:t>
      </w:r>
    </w:p>
    <w:p w14:paraId="01910279" w14:textId="77777777" w:rsidR="006701F6" w:rsidRPr="00467E93" w:rsidRDefault="006701F6" w:rsidP="000003DC">
      <w:pPr>
        <w:pStyle w:val="NormalWeb"/>
        <w:numPr>
          <w:ilvl w:val="0"/>
          <w:numId w:val="22"/>
        </w:numPr>
        <w:spacing w:before="0" w:beforeAutospacing="0" w:after="0" w:afterAutospacing="0"/>
        <w:rPr>
          <w:rFonts w:ascii="Segoe UI" w:hAnsi="Segoe UI" w:cs="Segoe UI"/>
          <w:sz w:val="22"/>
          <w:szCs w:val="22"/>
        </w:rPr>
      </w:pPr>
      <w:r w:rsidRPr="00467E93">
        <w:rPr>
          <w:rFonts w:ascii="Segoe UI" w:hAnsi="Segoe UI" w:cs="Segoe UI"/>
          <w:sz w:val="22"/>
          <w:szCs w:val="22"/>
        </w:rPr>
        <w:t>Basic support 10 tunnels while others support 30</w:t>
      </w:r>
    </w:p>
    <w:p w14:paraId="33187F79" w14:textId="77777777" w:rsidR="006701F6" w:rsidRPr="00467E93" w:rsidRDefault="006701F6" w:rsidP="000003DC">
      <w:pPr>
        <w:pStyle w:val="NormalWeb"/>
        <w:numPr>
          <w:ilvl w:val="0"/>
          <w:numId w:val="22"/>
        </w:numPr>
        <w:spacing w:before="0" w:beforeAutospacing="0" w:after="0" w:afterAutospacing="0"/>
        <w:rPr>
          <w:rFonts w:ascii="Segoe UI" w:hAnsi="Segoe UI" w:cs="Segoe UI"/>
          <w:sz w:val="22"/>
          <w:szCs w:val="22"/>
        </w:rPr>
      </w:pPr>
      <w:r w:rsidRPr="00467E93">
        <w:rPr>
          <w:rFonts w:ascii="Segoe UI" w:hAnsi="Segoe UI" w:cs="Segoe UI"/>
          <w:sz w:val="22"/>
          <w:szCs w:val="22"/>
        </w:rPr>
        <w:t>There are also old SKUs of standard and high performance</w:t>
      </w:r>
    </w:p>
    <w:p w14:paraId="4DDF228B" w14:textId="77777777" w:rsidR="006701F6" w:rsidRPr="00467E93" w:rsidRDefault="006701F6" w:rsidP="000003DC">
      <w:pPr>
        <w:pStyle w:val="NormalWeb"/>
        <w:numPr>
          <w:ilvl w:val="0"/>
          <w:numId w:val="22"/>
        </w:numPr>
        <w:spacing w:before="0" w:beforeAutospacing="0" w:after="0" w:afterAutospacing="0"/>
        <w:rPr>
          <w:rFonts w:ascii="Segoe UI" w:hAnsi="Segoe UI" w:cs="Segoe UI"/>
          <w:sz w:val="22"/>
          <w:szCs w:val="22"/>
        </w:rPr>
      </w:pPr>
      <w:r w:rsidRPr="00467E93">
        <w:rPr>
          <w:rFonts w:ascii="Segoe UI" w:hAnsi="Segoe UI" w:cs="Segoe UI"/>
          <w:sz w:val="22"/>
          <w:szCs w:val="22"/>
        </w:rPr>
        <w:t>Traffic outside the region/ datacenter would result in egress traffic charges</w:t>
      </w:r>
    </w:p>
    <w:p w14:paraId="043D0ED2" w14:textId="77777777" w:rsidR="006701F6" w:rsidRPr="00467E93" w:rsidRDefault="006701F6" w:rsidP="000003DC">
      <w:pPr>
        <w:pStyle w:val="NormalWeb"/>
        <w:numPr>
          <w:ilvl w:val="0"/>
          <w:numId w:val="22"/>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Use network peering if </w:t>
      </w:r>
      <w:proofErr w:type="gramStart"/>
      <w:r w:rsidRPr="00467E93">
        <w:rPr>
          <w:rFonts w:ascii="Segoe UI" w:hAnsi="Segoe UI" w:cs="Segoe UI"/>
          <w:sz w:val="22"/>
          <w:szCs w:val="22"/>
        </w:rPr>
        <w:t>possible</w:t>
      </w:r>
      <w:proofErr w:type="gramEnd"/>
      <w:r w:rsidRPr="00467E93">
        <w:rPr>
          <w:rFonts w:ascii="Segoe UI" w:hAnsi="Segoe UI" w:cs="Segoe UI"/>
          <w:sz w:val="22"/>
          <w:szCs w:val="22"/>
        </w:rPr>
        <w:t xml:space="preserve"> instead</w:t>
      </w:r>
    </w:p>
    <w:p w14:paraId="1F30845E" w14:textId="77777777" w:rsidR="006701F6" w:rsidRPr="00467E93" w:rsidRDefault="006701F6" w:rsidP="00BA3F05">
      <w:pPr>
        <w:pStyle w:val="NormalWeb"/>
        <w:spacing w:before="0" w:beforeAutospacing="0" w:after="0" w:afterAutospacing="0"/>
        <w:rPr>
          <w:rFonts w:ascii="Segoe UI" w:hAnsi="Segoe UI" w:cs="Segoe UI"/>
          <w:sz w:val="22"/>
          <w:szCs w:val="22"/>
        </w:rPr>
      </w:pPr>
    </w:p>
    <w:p w14:paraId="135A54A1" w14:textId="1C0045A6" w:rsidR="00DC33B0" w:rsidRPr="00467E93" w:rsidRDefault="00DC33B0" w:rsidP="00A1189E">
      <w:pPr>
        <w:pStyle w:val="NormalWeb"/>
        <w:spacing w:before="0" w:beforeAutospacing="0" w:after="0" w:afterAutospacing="0"/>
        <w:rPr>
          <w:rFonts w:ascii="Segoe UI" w:hAnsi="Segoe UI" w:cs="Segoe UI"/>
          <w:sz w:val="22"/>
          <w:szCs w:val="22"/>
        </w:rPr>
      </w:pPr>
    </w:p>
    <w:p w14:paraId="517CB8C9" w14:textId="44F61E57" w:rsidR="00C27184" w:rsidRPr="00467E93" w:rsidRDefault="00C27184" w:rsidP="00DC046A">
      <w:pPr>
        <w:pStyle w:val="Heading3"/>
        <w:rPr>
          <w:rFonts w:cs="Segoe UI"/>
          <w:b w:val="0"/>
          <w:sz w:val="22"/>
          <w:szCs w:val="22"/>
        </w:rPr>
      </w:pPr>
      <w:bookmarkStart w:id="26" w:name="_Toc8945444"/>
      <w:r w:rsidRPr="00467E93">
        <w:rPr>
          <w:rFonts w:cs="Segoe UI"/>
          <w:b w:val="0"/>
          <w:sz w:val="22"/>
          <w:szCs w:val="22"/>
        </w:rPr>
        <w:t>Point-to -Site VPN</w:t>
      </w:r>
      <w:bookmarkEnd w:id="26"/>
    </w:p>
    <w:p w14:paraId="631DD5C8" w14:textId="5682D833" w:rsidR="00C27184" w:rsidRPr="00467E93" w:rsidRDefault="00C27184" w:rsidP="000003DC">
      <w:pPr>
        <w:pStyle w:val="NormalWeb"/>
        <w:numPr>
          <w:ilvl w:val="0"/>
          <w:numId w:val="16"/>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Allows connection from individual computer to VMs on Azure </w:t>
      </w:r>
    </w:p>
    <w:p w14:paraId="4466C893" w14:textId="77777777" w:rsidR="00C27184" w:rsidRPr="00467E93" w:rsidRDefault="00C27184" w:rsidP="000003DC">
      <w:pPr>
        <w:pStyle w:val="NormalWeb"/>
        <w:numPr>
          <w:ilvl w:val="0"/>
          <w:numId w:val="16"/>
        </w:numPr>
        <w:spacing w:before="0" w:beforeAutospacing="0" w:after="0" w:afterAutospacing="0"/>
        <w:rPr>
          <w:rFonts w:ascii="Segoe UI" w:hAnsi="Segoe UI" w:cs="Segoe UI"/>
          <w:sz w:val="22"/>
          <w:szCs w:val="22"/>
        </w:rPr>
      </w:pPr>
      <w:r w:rsidRPr="00467E93">
        <w:rPr>
          <w:rFonts w:ascii="Segoe UI" w:hAnsi="Segoe UI" w:cs="Segoe UI"/>
          <w:sz w:val="22"/>
          <w:szCs w:val="22"/>
        </w:rPr>
        <w:t>Computers can be on any network that connects to the internet</w:t>
      </w:r>
    </w:p>
    <w:p w14:paraId="4177D0CB" w14:textId="1F50BA43" w:rsidR="00C27184" w:rsidRPr="00467E93" w:rsidRDefault="00C27184" w:rsidP="000003DC">
      <w:pPr>
        <w:pStyle w:val="NormalWeb"/>
        <w:numPr>
          <w:ilvl w:val="0"/>
          <w:numId w:val="16"/>
        </w:numPr>
        <w:spacing w:before="0" w:beforeAutospacing="0" w:after="0" w:afterAutospacing="0"/>
        <w:rPr>
          <w:rFonts w:ascii="Segoe UI" w:hAnsi="Segoe UI" w:cs="Segoe UI"/>
          <w:sz w:val="22"/>
          <w:szCs w:val="22"/>
        </w:rPr>
      </w:pPr>
      <w:r w:rsidRPr="00467E93">
        <w:rPr>
          <w:rFonts w:ascii="Segoe UI" w:hAnsi="Segoe UI" w:cs="Segoe UI"/>
          <w:sz w:val="22"/>
          <w:szCs w:val="22"/>
        </w:rPr>
        <w:t>SSTP VPN</w:t>
      </w:r>
      <w:r w:rsidR="009B7353">
        <w:rPr>
          <w:rFonts w:ascii="Segoe UI" w:hAnsi="Segoe UI" w:cs="Segoe UI"/>
          <w:sz w:val="22"/>
          <w:szCs w:val="22"/>
        </w:rPr>
        <w:t xml:space="preserve"> (secure socket tunneling protocol)</w:t>
      </w:r>
    </w:p>
    <w:p w14:paraId="0AED4F3A" w14:textId="77777777" w:rsidR="00C27184" w:rsidRPr="00467E93" w:rsidRDefault="00C27184" w:rsidP="000003DC">
      <w:pPr>
        <w:pStyle w:val="NormalWeb"/>
        <w:numPr>
          <w:ilvl w:val="0"/>
          <w:numId w:val="16"/>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Uses certificate authentication </w:t>
      </w:r>
    </w:p>
    <w:p w14:paraId="5278D3EF" w14:textId="77777777" w:rsidR="00C27184" w:rsidRPr="00467E93" w:rsidRDefault="00C27184" w:rsidP="000003DC">
      <w:pPr>
        <w:pStyle w:val="NormalWeb"/>
        <w:numPr>
          <w:ilvl w:val="0"/>
          <w:numId w:val="16"/>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Upload root certificate to Azure </w:t>
      </w:r>
    </w:p>
    <w:p w14:paraId="4CEF08FC" w14:textId="184659F0" w:rsidR="00B550D1" w:rsidRPr="00467E93" w:rsidRDefault="00C27184" w:rsidP="000003DC">
      <w:pPr>
        <w:pStyle w:val="NormalWeb"/>
        <w:numPr>
          <w:ilvl w:val="0"/>
          <w:numId w:val="16"/>
        </w:numPr>
        <w:spacing w:before="0" w:beforeAutospacing="0" w:after="0" w:afterAutospacing="0"/>
        <w:rPr>
          <w:rFonts w:ascii="Segoe UI" w:hAnsi="Segoe UI" w:cs="Segoe UI"/>
          <w:b/>
          <w:sz w:val="22"/>
          <w:szCs w:val="22"/>
          <w:u w:val="single"/>
        </w:rPr>
      </w:pPr>
      <w:r w:rsidRPr="00467E93">
        <w:rPr>
          <w:rFonts w:ascii="Segoe UI" w:hAnsi="Segoe UI" w:cs="Segoe UI"/>
          <w:sz w:val="22"/>
          <w:szCs w:val="22"/>
        </w:rPr>
        <w:t>Install client certificate on computers that will use point -to -site VPN client</w:t>
      </w:r>
    </w:p>
    <w:p w14:paraId="576DA3A1" w14:textId="5D0BFC9D" w:rsidR="00B550D1" w:rsidRPr="00467E93" w:rsidRDefault="00003131" w:rsidP="00A7758F">
      <w:pPr>
        <w:pStyle w:val="NormalWeb"/>
        <w:spacing w:before="0" w:beforeAutospacing="0" w:after="0" w:afterAutospacing="0"/>
        <w:rPr>
          <w:rFonts w:ascii="Segoe UI" w:hAnsi="Segoe UI" w:cs="Segoe UI"/>
          <w:b/>
          <w:color w:val="C00000"/>
          <w:sz w:val="22"/>
          <w:szCs w:val="22"/>
          <w:u w:val="single"/>
        </w:rPr>
      </w:pPr>
      <w:r>
        <w:rPr>
          <w:rFonts w:ascii="Segoe UI" w:hAnsi="Segoe UI" w:cs="Segoe UI"/>
          <w:b/>
          <w:noProof/>
          <w:color w:val="C00000"/>
          <w:sz w:val="22"/>
          <w:szCs w:val="22"/>
          <w:u w:val="single"/>
        </w:rPr>
        <w:drawing>
          <wp:inline distT="0" distB="0" distL="0" distR="0" wp14:anchorId="6A1FADE4" wp14:editId="40E99BD4">
            <wp:extent cx="4819650" cy="1276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9650" cy="1276350"/>
                    </a:xfrm>
                    <a:prstGeom prst="rect">
                      <a:avLst/>
                    </a:prstGeom>
                    <a:noFill/>
                    <a:ln>
                      <a:noFill/>
                    </a:ln>
                  </pic:spPr>
                </pic:pic>
              </a:graphicData>
            </a:graphic>
          </wp:inline>
        </w:drawing>
      </w:r>
    </w:p>
    <w:p w14:paraId="45C78F3C" w14:textId="09387F05" w:rsidR="00A7758F" w:rsidRPr="00467E93" w:rsidRDefault="00A7758F" w:rsidP="00873944">
      <w:pPr>
        <w:pStyle w:val="Heading3"/>
        <w:rPr>
          <w:rFonts w:cs="Segoe UI"/>
          <w:b w:val="0"/>
          <w:sz w:val="22"/>
          <w:szCs w:val="22"/>
        </w:rPr>
      </w:pPr>
      <w:bookmarkStart w:id="27" w:name="_Toc8945445"/>
      <w:r w:rsidRPr="00467E93">
        <w:rPr>
          <w:rFonts w:cs="Segoe UI"/>
          <w:b w:val="0"/>
          <w:sz w:val="22"/>
          <w:szCs w:val="22"/>
        </w:rPr>
        <w:t>Site -to -Site VPN</w:t>
      </w:r>
      <w:bookmarkEnd w:id="27"/>
    </w:p>
    <w:p w14:paraId="5738B16E" w14:textId="77777777" w:rsidR="0094605D" w:rsidRPr="00467E93" w:rsidRDefault="0094605D" w:rsidP="00A7758F">
      <w:pPr>
        <w:pStyle w:val="NormalWeb"/>
        <w:spacing w:before="0" w:beforeAutospacing="0" w:after="0" w:afterAutospacing="0"/>
        <w:rPr>
          <w:rFonts w:ascii="Segoe UI" w:hAnsi="Segoe UI" w:cs="Segoe UI"/>
          <w:b/>
          <w:color w:val="C00000"/>
          <w:sz w:val="22"/>
          <w:szCs w:val="22"/>
          <w:u w:val="single"/>
        </w:rPr>
      </w:pPr>
    </w:p>
    <w:p w14:paraId="71058784" w14:textId="6AFBF226" w:rsidR="00A7758F" w:rsidRPr="00467E93" w:rsidRDefault="00A7758F" w:rsidP="000003DC">
      <w:pPr>
        <w:pStyle w:val="NormalWeb"/>
        <w:numPr>
          <w:ilvl w:val="0"/>
          <w:numId w:val="18"/>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Used for connecting on-premises network to Azure networks </w:t>
      </w:r>
    </w:p>
    <w:p w14:paraId="5E858B12" w14:textId="3CDA47A3" w:rsidR="009623F3" w:rsidRPr="00467E93" w:rsidRDefault="003767BA" w:rsidP="000003DC">
      <w:pPr>
        <w:pStyle w:val="NormalWeb"/>
        <w:numPr>
          <w:ilvl w:val="0"/>
          <w:numId w:val="18"/>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Provides connectivity between a virtual network and an on-premises network or another virtual network </w:t>
      </w:r>
    </w:p>
    <w:p w14:paraId="1CFB0C10" w14:textId="61C89236" w:rsidR="003767BA" w:rsidRPr="00467E93" w:rsidRDefault="003767BA" w:rsidP="000003DC">
      <w:pPr>
        <w:pStyle w:val="NormalWeb"/>
        <w:numPr>
          <w:ilvl w:val="0"/>
          <w:numId w:val="18"/>
        </w:numPr>
        <w:spacing w:before="0" w:beforeAutospacing="0" w:after="0" w:afterAutospacing="0"/>
        <w:rPr>
          <w:rFonts w:ascii="Segoe UI" w:hAnsi="Segoe UI" w:cs="Segoe UI"/>
          <w:sz w:val="22"/>
          <w:szCs w:val="22"/>
        </w:rPr>
      </w:pPr>
      <w:r w:rsidRPr="00467E93">
        <w:rPr>
          <w:rFonts w:ascii="Segoe UI" w:hAnsi="Segoe UI" w:cs="Segoe UI"/>
          <w:sz w:val="22"/>
          <w:szCs w:val="22"/>
        </w:rPr>
        <w:lastRenderedPageBreak/>
        <w:t>To on-premises connects over the internet</w:t>
      </w:r>
    </w:p>
    <w:p w14:paraId="5F7BD02E" w14:textId="3DCCFC5A" w:rsidR="00A17564" w:rsidRPr="00467E93" w:rsidRDefault="00A17564" w:rsidP="000003DC">
      <w:pPr>
        <w:pStyle w:val="NormalWeb"/>
        <w:numPr>
          <w:ilvl w:val="0"/>
          <w:numId w:val="18"/>
        </w:numPr>
        <w:spacing w:before="0" w:beforeAutospacing="0" w:after="0" w:afterAutospacing="0"/>
        <w:rPr>
          <w:rFonts w:ascii="Segoe UI" w:hAnsi="Segoe UI" w:cs="Segoe UI"/>
          <w:sz w:val="22"/>
          <w:szCs w:val="22"/>
        </w:rPr>
      </w:pPr>
      <w:r w:rsidRPr="00467E93">
        <w:rPr>
          <w:rFonts w:ascii="Segoe UI" w:hAnsi="Segoe UI" w:cs="Segoe UI"/>
          <w:sz w:val="22"/>
          <w:szCs w:val="22"/>
        </w:rPr>
        <w:t>Virtual networks can be in different regions and different subscription</w:t>
      </w:r>
    </w:p>
    <w:p w14:paraId="4A17F522" w14:textId="4E525637" w:rsidR="003767BA" w:rsidRPr="00467E93" w:rsidRDefault="003767BA" w:rsidP="000003DC">
      <w:pPr>
        <w:pStyle w:val="NormalWeb"/>
        <w:numPr>
          <w:ilvl w:val="0"/>
          <w:numId w:val="18"/>
        </w:numPr>
        <w:spacing w:before="0" w:beforeAutospacing="0" w:after="0" w:afterAutospacing="0"/>
        <w:rPr>
          <w:rFonts w:ascii="Segoe UI" w:hAnsi="Segoe UI" w:cs="Segoe UI"/>
          <w:sz w:val="22"/>
          <w:szCs w:val="22"/>
        </w:rPr>
      </w:pPr>
      <w:r w:rsidRPr="00467E93">
        <w:rPr>
          <w:rFonts w:ascii="Segoe UI" w:hAnsi="Segoe UI" w:cs="Segoe UI"/>
          <w:sz w:val="22"/>
          <w:szCs w:val="22"/>
        </w:rPr>
        <w:t>Uses IPsec/IKE to encrypt the traffic.</w:t>
      </w:r>
    </w:p>
    <w:p w14:paraId="65E2200F" w14:textId="23B07D08" w:rsidR="00A7758F" w:rsidRPr="00467E93" w:rsidRDefault="00A7758F" w:rsidP="000003DC">
      <w:pPr>
        <w:pStyle w:val="NormalWeb"/>
        <w:numPr>
          <w:ilvl w:val="0"/>
          <w:numId w:val="18"/>
        </w:numPr>
        <w:spacing w:before="0" w:beforeAutospacing="0" w:after="0" w:afterAutospacing="0"/>
        <w:rPr>
          <w:rFonts w:ascii="Segoe UI" w:hAnsi="Segoe UI" w:cs="Segoe UI"/>
          <w:sz w:val="22"/>
          <w:szCs w:val="22"/>
        </w:rPr>
      </w:pPr>
      <w:r w:rsidRPr="00467E93">
        <w:rPr>
          <w:rFonts w:ascii="Segoe UI" w:hAnsi="Segoe UI" w:cs="Segoe UI"/>
          <w:sz w:val="22"/>
          <w:szCs w:val="22"/>
        </w:rPr>
        <w:t>Allow bi-directional communication between Azure and connected site</w:t>
      </w:r>
    </w:p>
    <w:p w14:paraId="32B458BE" w14:textId="31B70513" w:rsidR="0094605D" w:rsidRPr="00467E93" w:rsidRDefault="00A7758F" w:rsidP="000003DC">
      <w:pPr>
        <w:pStyle w:val="NormalWeb"/>
        <w:numPr>
          <w:ilvl w:val="0"/>
          <w:numId w:val="18"/>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Allows extension of on-premises network into Azure without making resources </w:t>
      </w:r>
      <w:r w:rsidR="0094605D" w:rsidRPr="00467E93">
        <w:rPr>
          <w:rFonts w:ascii="Segoe UI" w:hAnsi="Segoe UI" w:cs="Segoe UI"/>
          <w:sz w:val="22"/>
          <w:szCs w:val="22"/>
        </w:rPr>
        <w:t>accessible to host on the internet</w:t>
      </w:r>
    </w:p>
    <w:p w14:paraId="554A88D6" w14:textId="5A63F5D9" w:rsidR="0094605D" w:rsidRPr="00467E93" w:rsidRDefault="0094605D" w:rsidP="000003DC">
      <w:pPr>
        <w:pStyle w:val="NormalWeb"/>
        <w:numPr>
          <w:ilvl w:val="0"/>
          <w:numId w:val="18"/>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Requires </w:t>
      </w:r>
      <w:r w:rsidR="003767BA" w:rsidRPr="00467E93">
        <w:rPr>
          <w:rFonts w:ascii="Segoe UI" w:hAnsi="Segoe UI" w:cs="Segoe UI"/>
          <w:sz w:val="22"/>
          <w:szCs w:val="22"/>
        </w:rPr>
        <w:t>compatible</w:t>
      </w:r>
      <w:r w:rsidRPr="00467E93">
        <w:rPr>
          <w:rFonts w:ascii="Segoe UI" w:hAnsi="Segoe UI" w:cs="Segoe UI"/>
          <w:sz w:val="22"/>
          <w:szCs w:val="22"/>
        </w:rPr>
        <w:t xml:space="preserve"> of on-premises routing device</w:t>
      </w:r>
    </w:p>
    <w:p w14:paraId="516791A4" w14:textId="77777777" w:rsidR="0094605D" w:rsidRPr="00467E93" w:rsidRDefault="0094605D" w:rsidP="000003DC">
      <w:pPr>
        <w:pStyle w:val="NormalWeb"/>
        <w:numPr>
          <w:ilvl w:val="0"/>
          <w:numId w:val="18"/>
        </w:numPr>
        <w:spacing w:before="0" w:beforeAutospacing="0" w:after="0" w:afterAutospacing="0"/>
        <w:rPr>
          <w:rFonts w:ascii="Segoe UI" w:hAnsi="Segoe UI" w:cs="Segoe UI"/>
          <w:sz w:val="22"/>
          <w:szCs w:val="22"/>
        </w:rPr>
      </w:pPr>
      <w:r w:rsidRPr="00467E93">
        <w:rPr>
          <w:rFonts w:ascii="Segoe UI" w:hAnsi="Segoe UI" w:cs="Segoe UI"/>
          <w:sz w:val="22"/>
          <w:szCs w:val="22"/>
        </w:rPr>
        <w:t>Templets available for commonly used routers / internet gateways</w:t>
      </w:r>
    </w:p>
    <w:p w14:paraId="53860008" w14:textId="77777777" w:rsidR="0094605D" w:rsidRPr="00467E93" w:rsidRDefault="0094605D" w:rsidP="000003DC">
      <w:pPr>
        <w:pStyle w:val="NormalWeb"/>
        <w:numPr>
          <w:ilvl w:val="0"/>
          <w:numId w:val="18"/>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Ensure that Azure address space does not overlap on-premises address space </w:t>
      </w:r>
    </w:p>
    <w:p w14:paraId="22E45EAD" w14:textId="180F0394" w:rsidR="0094605D" w:rsidRPr="00467E93" w:rsidRDefault="0094605D" w:rsidP="000003DC">
      <w:pPr>
        <w:pStyle w:val="NormalWeb"/>
        <w:numPr>
          <w:ilvl w:val="0"/>
          <w:numId w:val="18"/>
        </w:numPr>
        <w:spacing w:before="0" w:beforeAutospacing="0" w:after="0" w:afterAutospacing="0"/>
        <w:rPr>
          <w:rFonts w:ascii="Segoe UI" w:hAnsi="Segoe UI" w:cs="Segoe UI"/>
          <w:sz w:val="22"/>
          <w:szCs w:val="22"/>
        </w:rPr>
      </w:pPr>
      <w:r w:rsidRPr="00467E93">
        <w:rPr>
          <w:rFonts w:ascii="Segoe UI" w:hAnsi="Segoe UI" w:cs="Segoe UI"/>
          <w:sz w:val="22"/>
          <w:szCs w:val="22"/>
        </w:rPr>
        <w:t>IPsec VPN</w:t>
      </w:r>
    </w:p>
    <w:p w14:paraId="1308F46C" w14:textId="45FC6F7C" w:rsidR="00AD1AD5" w:rsidRPr="00467E93" w:rsidRDefault="00AD1AD5" w:rsidP="000003DC">
      <w:pPr>
        <w:pStyle w:val="NormalWeb"/>
        <w:numPr>
          <w:ilvl w:val="0"/>
          <w:numId w:val="18"/>
        </w:numPr>
        <w:spacing w:before="0" w:beforeAutospacing="0" w:after="0" w:afterAutospacing="0"/>
        <w:rPr>
          <w:rFonts w:ascii="Segoe UI" w:hAnsi="Segoe UI" w:cs="Segoe UI"/>
          <w:sz w:val="22"/>
          <w:szCs w:val="22"/>
        </w:rPr>
      </w:pPr>
      <w:r w:rsidRPr="00467E93">
        <w:rPr>
          <w:rFonts w:ascii="Segoe UI" w:hAnsi="Segoe UI" w:cs="Segoe UI"/>
          <w:sz w:val="22"/>
          <w:szCs w:val="22"/>
        </w:rPr>
        <w:t>Azure side VPN gateway requires its own subnet</w:t>
      </w:r>
    </w:p>
    <w:p w14:paraId="004DBB99" w14:textId="5C44BB5F" w:rsidR="00AD1AD5" w:rsidRPr="00467E93" w:rsidRDefault="00AD1AD5" w:rsidP="000003DC">
      <w:pPr>
        <w:pStyle w:val="NormalWeb"/>
        <w:numPr>
          <w:ilvl w:val="0"/>
          <w:numId w:val="18"/>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Common when creating subnet in new virtual network is to leave an address space at the start to use for the gateway </w:t>
      </w:r>
    </w:p>
    <w:p w14:paraId="13B4A852" w14:textId="4A42A428" w:rsidR="002406F3" w:rsidRPr="00467E93" w:rsidRDefault="00AD1AD5" w:rsidP="000003DC">
      <w:pPr>
        <w:pStyle w:val="NormalWeb"/>
        <w:numPr>
          <w:ilvl w:val="0"/>
          <w:numId w:val="18"/>
        </w:numPr>
        <w:spacing w:before="0" w:beforeAutospacing="0" w:after="0" w:afterAutospacing="0"/>
        <w:rPr>
          <w:rFonts w:ascii="Segoe UI" w:hAnsi="Segoe UI" w:cs="Segoe UI"/>
          <w:sz w:val="22"/>
          <w:szCs w:val="22"/>
        </w:rPr>
      </w:pPr>
      <w:r w:rsidRPr="00467E93">
        <w:rPr>
          <w:rFonts w:ascii="Segoe UI" w:hAnsi="Segoe UI" w:cs="Segoe UI"/>
          <w:sz w:val="22"/>
          <w:szCs w:val="22"/>
        </w:rPr>
        <w:t>Don not use NSG with the gateway subnet</w:t>
      </w:r>
    </w:p>
    <w:p w14:paraId="7209FA3A" w14:textId="77777777" w:rsidR="00A86DCF" w:rsidRPr="00467E93" w:rsidRDefault="00A86DCF" w:rsidP="002406F3">
      <w:pPr>
        <w:pStyle w:val="NormalWeb"/>
        <w:spacing w:before="0" w:beforeAutospacing="0" w:after="0" w:afterAutospacing="0"/>
        <w:rPr>
          <w:rFonts w:ascii="Segoe UI" w:hAnsi="Segoe UI" w:cs="Segoe UI"/>
          <w:b/>
          <w:sz w:val="22"/>
          <w:szCs w:val="22"/>
        </w:rPr>
      </w:pPr>
    </w:p>
    <w:p w14:paraId="4C37F751" w14:textId="1A17B340" w:rsidR="00873944" w:rsidRPr="00467E93" w:rsidRDefault="00873944" w:rsidP="00873944">
      <w:pPr>
        <w:rPr>
          <w:rFonts w:ascii="Segoe UI" w:hAnsi="Segoe UI" w:cs="Segoe UI"/>
          <w:sz w:val="22"/>
          <w:szCs w:val="22"/>
        </w:rPr>
      </w:pPr>
    </w:p>
    <w:p w14:paraId="1A445A0C" w14:textId="2B817B34" w:rsidR="00873944" w:rsidRPr="00467E93" w:rsidRDefault="00873944" w:rsidP="00873944">
      <w:pPr>
        <w:pStyle w:val="NormalWeb"/>
        <w:spacing w:before="0" w:beforeAutospacing="0" w:after="0" w:afterAutospacing="0"/>
        <w:rPr>
          <w:rFonts w:ascii="Segoe UI" w:hAnsi="Segoe UI" w:cs="Segoe UI"/>
          <w:color w:val="0070C0"/>
          <w:sz w:val="22"/>
          <w:szCs w:val="22"/>
        </w:rPr>
      </w:pPr>
      <w:r w:rsidRPr="00467E93">
        <w:rPr>
          <w:rFonts w:ascii="Segoe UI" w:hAnsi="Segoe UI" w:cs="Segoe UI"/>
          <w:color w:val="0070C0"/>
          <w:sz w:val="22"/>
          <w:szCs w:val="22"/>
        </w:rPr>
        <w:t>Azure Virtual WAN</w:t>
      </w:r>
    </w:p>
    <w:p w14:paraId="21604D5D" w14:textId="77777777" w:rsidR="00873944" w:rsidRPr="00467E93" w:rsidRDefault="00873944" w:rsidP="00873944">
      <w:pPr>
        <w:pStyle w:val="NormalWeb"/>
        <w:spacing w:before="0" w:beforeAutospacing="0" w:after="0" w:afterAutospacing="0"/>
        <w:ind w:left="720"/>
        <w:rPr>
          <w:rFonts w:ascii="Segoe UI" w:hAnsi="Segoe UI" w:cs="Segoe UI"/>
          <w:sz w:val="22"/>
          <w:szCs w:val="22"/>
        </w:rPr>
      </w:pPr>
    </w:p>
    <w:p w14:paraId="4CF9452B" w14:textId="59501160" w:rsidR="00FB542A" w:rsidRPr="00467E93" w:rsidRDefault="00FB542A" w:rsidP="000003DC">
      <w:pPr>
        <w:pStyle w:val="NormalWeb"/>
        <w:numPr>
          <w:ilvl w:val="0"/>
          <w:numId w:val="23"/>
        </w:numPr>
        <w:spacing w:before="0" w:beforeAutospacing="0" w:after="0" w:afterAutospacing="0"/>
        <w:rPr>
          <w:rFonts w:ascii="Segoe UI" w:hAnsi="Segoe UI" w:cs="Segoe UI"/>
          <w:sz w:val="22"/>
          <w:szCs w:val="22"/>
        </w:rPr>
      </w:pPr>
      <w:r w:rsidRPr="00467E93">
        <w:rPr>
          <w:rFonts w:ascii="Segoe UI" w:hAnsi="Segoe UI" w:cs="Segoe UI"/>
          <w:sz w:val="22"/>
          <w:szCs w:val="22"/>
        </w:rPr>
        <w:t>For origination with large number of branches locations providing connectivity between them can be complex</w:t>
      </w:r>
    </w:p>
    <w:p w14:paraId="6FB77B18" w14:textId="7AB0B3CE" w:rsidR="00FB542A" w:rsidRPr="00467E93" w:rsidRDefault="00FB542A" w:rsidP="000003DC">
      <w:pPr>
        <w:pStyle w:val="NormalWeb"/>
        <w:numPr>
          <w:ilvl w:val="0"/>
          <w:numId w:val="23"/>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Azure virtual WAN provides an Azure-based hub services that eases the setup and connectivity </w:t>
      </w:r>
    </w:p>
    <w:p w14:paraId="67EEEB22" w14:textId="10088369" w:rsidR="00FB542A" w:rsidRPr="00467E93" w:rsidRDefault="00FB542A" w:rsidP="000003DC">
      <w:pPr>
        <w:pStyle w:val="NormalWeb"/>
        <w:numPr>
          <w:ilvl w:val="0"/>
          <w:numId w:val="23"/>
        </w:numPr>
        <w:spacing w:before="0" w:beforeAutospacing="0" w:after="0" w:afterAutospacing="0"/>
        <w:rPr>
          <w:rFonts w:ascii="Segoe UI" w:hAnsi="Segoe UI" w:cs="Segoe UI"/>
          <w:sz w:val="22"/>
          <w:szCs w:val="22"/>
        </w:rPr>
      </w:pPr>
      <w:r w:rsidRPr="00467E93">
        <w:rPr>
          <w:rFonts w:ascii="Segoe UI" w:hAnsi="Segoe UI" w:cs="Segoe UI"/>
          <w:sz w:val="22"/>
          <w:szCs w:val="22"/>
        </w:rPr>
        <w:t>Remote offices connect via active-active tunnels over an IPsec encrypted VPN connection</w:t>
      </w:r>
    </w:p>
    <w:p w14:paraId="31A5FE28" w14:textId="64F8F4CC" w:rsidR="00FB542A" w:rsidRPr="00467E93" w:rsidRDefault="00FB542A" w:rsidP="000003DC">
      <w:pPr>
        <w:pStyle w:val="NormalWeb"/>
        <w:numPr>
          <w:ilvl w:val="0"/>
          <w:numId w:val="23"/>
        </w:numPr>
        <w:spacing w:before="0" w:beforeAutospacing="0" w:after="0" w:afterAutospacing="0"/>
        <w:rPr>
          <w:rFonts w:ascii="Segoe UI" w:hAnsi="Segoe UI" w:cs="Segoe UI"/>
          <w:b/>
          <w:sz w:val="22"/>
          <w:szCs w:val="22"/>
        </w:rPr>
      </w:pPr>
      <w:r w:rsidRPr="00467E93">
        <w:rPr>
          <w:rFonts w:ascii="Segoe UI" w:hAnsi="Segoe UI" w:cs="Segoe UI"/>
          <w:sz w:val="22"/>
          <w:szCs w:val="22"/>
        </w:rPr>
        <w:t>Connectivity is provided between locations and Azure connected virtual networks</w:t>
      </w:r>
    </w:p>
    <w:p w14:paraId="44599AFD" w14:textId="77777777" w:rsidR="00D9625A" w:rsidRPr="00467E93" w:rsidRDefault="00D9625A" w:rsidP="008A71C0">
      <w:pPr>
        <w:pStyle w:val="NormalWeb"/>
        <w:spacing w:before="0" w:beforeAutospacing="0" w:after="0" w:afterAutospacing="0"/>
        <w:rPr>
          <w:rFonts w:ascii="Segoe UI" w:hAnsi="Segoe UI" w:cs="Segoe UI"/>
          <w:b/>
          <w:sz w:val="22"/>
          <w:szCs w:val="22"/>
        </w:rPr>
      </w:pPr>
    </w:p>
    <w:p w14:paraId="3DD42C0C" w14:textId="579C8728" w:rsidR="008A71C0" w:rsidRPr="00467E93" w:rsidRDefault="00D9625A" w:rsidP="008A71C0">
      <w:pPr>
        <w:pStyle w:val="NormalWeb"/>
        <w:spacing w:before="0" w:beforeAutospacing="0" w:after="0" w:afterAutospacing="0"/>
        <w:rPr>
          <w:rFonts w:ascii="Segoe UI" w:hAnsi="Segoe UI" w:cs="Segoe UI"/>
          <w:color w:val="2683C6" w:themeColor="accent2"/>
          <w:sz w:val="22"/>
          <w:szCs w:val="22"/>
        </w:rPr>
      </w:pPr>
      <w:r w:rsidRPr="00467E93">
        <w:rPr>
          <w:rFonts w:ascii="Segoe UI" w:hAnsi="Segoe UI" w:cs="Segoe UI"/>
          <w:color w:val="2683C6" w:themeColor="accent2"/>
          <w:sz w:val="22"/>
          <w:szCs w:val="22"/>
        </w:rPr>
        <w:t>Site – to</w:t>
      </w:r>
      <w:r w:rsidR="00054244" w:rsidRPr="00467E93">
        <w:rPr>
          <w:rFonts w:ascii="Segoe UI" w:hAnsi="Segoe UI" w:cs="Segoe UI"/>
          <w:color w:val="2683C6" w:themeColor="accent2"/>
          <w:sz w:val="22"/>
          <w:szCs w:val="22"/>
        </w:rPr>
        <w:t>-</w:t>
      </w:r>
      <w:r w:rsidRPr="00467E93">
        <w:rPr>
          <w:rFonts w:ascii="Segoe UI" w:hAnsi="Segoe UI" w:cs="Segoe UI"/>
          <w:color w:val="2683C6" w:themeColor="accent2"/>
          <w:sz w:val="22"/>
          <w:szCs w:val="22"/>
        </w:rPr>
        <w:t xml:space="preserve"> </w:t>
      </w:r>
      <w:r w:rsidR="00054244" w:rsidRPr="00467E93">
        <w:rPr>
          <w:rFonts w:ascii="Segoe UI" w:hAnsi="Segoe UI" w:cs="Segoe UI"/>
          <w:color w:val="2683C6" w:themeColor="accent2"/>
          <w:sz w:val="22"/>
          <w:szCs w:val="22"/>
        </w:rPr>
        <w:t>S</w:t>
      </w:r>
      <w:r w:rsidRPr="00467E93">
        <w:rPr>
          <w:rFonts w:ascii="Segoe UI" w:hAnsi="Segoe UI" w:cs="Segoe UI"/>
          <w:color w:val="2683C6" w:themeColor="accent2"/>
          <w:sz w:val="22"/>
          <w:szCs w:val="22"/>
        </w:rPr>
        <w:t>ite VPN challenges</w:t>
      </w:r>
    </w:p>
    <w:p w14:paraId="75FA81DA" w14:textId="77777777" w:rsidR="00395EEC" w:rsidRPr="00467E93" w:rsidRDefault="00395EEC" w:rsidP="008A71C0">
      <w:pPr>
        <w:pStyle w:val="NormalWeb"/>
        <w:spacing w:before="0" w:beforeAutospacing="0" w:after="0" w:afterAutospacing="0"/>
        <w:rPr>
          <w:rFonts w:ascii="Segoe UI" w:hAnsi="Segoe UI" w:cs="Segoe UI"/>
          <w:color w:val="2683C6" w:themeColor="accent2"/>
          <w:sz w:val="22"/>
          <w:szCs w:val="22"/>
        </w:rPr>
      </w:pPr>
    </w:p>
    <w:p w14:paraId="7337B0C5" w14:textId="054ABE02" w:rsidR="00D9625A" w:rsidRPr="00467E93" w:rsidRDefault="00D9625A" w:rsidP="000003DC">
      <w:pPr>
        <w:pStyle w:val="NormalWeb"/>
        <w:numPr>
          <w:ilvl w:val="0"/>
          <w:numId w:val="24"/>
        </w:numPr>
        <w:spacing w:before="0" w:beforeAutospacing="0" w:after="0" w:afterAutospacing="0"/>
        <w:rPr>
          <w:rFonts w:ascii="Segoe UI" w:hAnsi="Segoe UI" w:cs="Segoe UI"/>
          <w:sz w:val="22"/>
          <w:szCs w:val="22"/>
        </w:rPr>
      </w:pPr>
      <w:r w:rsidRPr="00467E93">
        <w:rPr>
          <w:rFonts w:ascii="Segoe UI" w:hAnsi="Segoe UI" w:cs="Segoe UI"/>
          <w:sz w:val="22"/>
          <w:szCs w:val="22"/>
        </w:rPr>
        <w:t>It uses the internet</w:t>
      </w:r>
    </w:p>
    <w:p w14:paraId="1F680FF2" w14:textId="02070EBC" w:rsidR="00D9625A" w:rsidRPr="00467E93" w:rsidRDefault="00D9625A" w:rsidP="000003DC">
      <w:pPr>
        <w:pStyle w:val="NormalWeb"/>
        <w:numPr>
          <w:ilvl w:val="0"/>
          <w:numId w:val="24"/>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Bandwidth </w:t>
      </w:r>
    </w:p>
    <w:p w14:paraId="63CCE61C" w14:textId="2A3D4FE8" w:rsidR="00D9625A" w:rsidRPr="00467E93" w:rsidRDefault="00D9625A" w:rsidP="000003DC">
      <w:pPr>
        <w:pStyle w:val="NormalWeb"/>
        <w:numPr>
          <w:ilvl w:val="0"/>
          <w:numId w:val="24"/>
        </w:numPr>
        <w:spacing w:before="0" w:beforeAutospacing="0" w:after="0" w:afterAutospacing="0"/>
        <w:rPr>
          <w:rFonts w:ascii="Segoe UI" w:hAnsi="Segoe UI" w:cs="Segoe UI"/>
          <w:sz w:val="22"/>
          <w:szCs w:val="22"/>
        </w:rPr>
      </w:pPr>
      <w:r w:rsidRPr="00467E93">
        <w:rPr>
          <w:rFonts w:ascii="Segoe UI" w:hAnsi="Segoe UI" w:cs="Segoe UI"/>
          <w:sz w:val="22"/>
          <w:szCs w:val="22"/>
        </w:rPr>
        <w:t>Unpredictable latency</w:t>
      </w:r>
    </w:p>
    <w:p w14:paraId="0D2F3B2B" w14:textId="63D32520" w:rsidR="00D9625A" w:rsidRPr="00467E93" w:rsidRDefault="00D9625A" w:rsidP="000003DC">
      <w:pPr>
        <w:pStyle w:val="NormalWeb"/>
        <w:numPr>
          <w:ilvl w:val="0"/>
          <w:numId w:val="24"/>
        </w:numPr>
        <w:spacing w:before="0" w:beforeAutospacing="0" w:after="0" w:afterAutospacing="0"/>
        <w:rPr>
          <w:rFonts w:ascii="Segoe UI" w:hAnsi="Segoe UI" w:cs="Segoe UI"/>
          <w:sz w:val="22"/>
          <w:szCs w:val="22"/>
        </w:rPr>
      </w:pPr>
      <w:r w:rsidRPr="00467E93">
        <w:rPr>
          <w:rFonts w:ascii="Segoe UI" w:hAnsi="Segoe UI" w:cs="Segoe UI"/>
          <w:sz w:val="22"/>
          <w:szCs w:val="22"/>
        </w:rPr>
        <w:t>Security may not meet requirements</w:t>
      </w:r>
    </w:p>
    <w:p w14:paraId="364437F5" w14:textId="4543AA15" w:rsidR="00D9625A" w:rsidRPr="00467E93" w:rsidRDefault="00D9625A" w:rsidP="000003DC">
      <w:pPr>
        <w:pStyle w:val="NormalWeb"/>
        <w:numPr>
          <w:ilvl w:val="0"/>
          <w:numId w:val="24"/>
        </w:numPr>
        <w:spacing w:before="0" w:beforeAutospacing="0" w:after="0" w:afterAutospacing="0"/>
        <w:rPr>
          <w:rFonts w:ascii="Segoe UI" w:hAnsi="Segoe UI" w:cs="Segoe UI"/>
          <w:sz w:val="22"/>
          <w:szCs w:val="22"/>
        </w:rPr>
      </w:pPr>
      <w:r w:rsidRPr="00467E93">
        <w:rPr>
          <w:rFonts w:ascii="Segoe UI" w:hAnsi="Segoe UI" w:cs="Segoe UI"/>
          <w:sz w:val="22"/>
          <w:szCs w:val="22"/>
        </w:rPr>
        <w:t>Potentially greater networking cost</w:t>
      </w:r>
    </w:p>
    <w:p w14:paraId="4D57512C" w14:textId="29D1EEDC" w:rsidR="0094605D" w:rsidRPr="00467E93" w:rsidRDefault="0094605D" w:rsidP="0094605D">
      <w:pPr>
        <w:pStyle w:val="NormalWeb"/>
        <w:spacing w:before="0" w:beforeAutospacing="0" w:after="0" w:afterAutospacing="0"/>
        <w:rPr>
          <w:rFonts w:ascii="Segoe UI" w:hAnsi="Segoe UI" w:cs="Segoe UI"/>
          <w:sz w:val="22"/>
          <w:szCs w:val="22"/>
        </w:rPr>
      </w:pPr>
    </w:p>
    <w:p w14:paraId="0ED60AD2" w14:textId="2C34A82D" w:rsidR="0094605D" w:rsidRPr="00467E93" w:rsidRDefault="0094605D" w:rsidP="00873944">
      <w:pPr>
        <w:pStyle w:val="Heading3"/>
        <w:rPr>
          <w:rFonts w:cs="Segoe UI"/>
          <w:b w:val="0"/>
          <w:sz w:val="22"/>
          <w:szCs w:val="22"/>
        </w:rPr>
      </w:pPr>
      <w:bookmarkStart w:id="28" w:name="_Toc8945446"/>
      <w:r w:rsidRPr="00467E93">
        <w:rPr>
          <w:rFonts w:cs="Segoe UI"/>
          <w:b w:val="0"/>
          <w:sz w:val="22"/>
          <w:szCs w:val="22"/>
        </w:rPr>
        <w:t>ExpressRoute</w:t>
      </w:r>
      <w:bookmarkEnd w:id="28"/>
    </w:p>
    <w:p w14:paraId="7B2495EB" w14:textId="459854D4" w:rsidR="0094605D" w:rsidRPr="00467E93" w:rsidRDefault="0094605D" w:rsidP="0094605D">
      <w:pPr>
        <w:pStyle w:val="NormalWeb"/>
        <w:spacing w:before="0" w:beforeAutospacing="0" w:after="0" w:afterAutospacing="0"/>
        <w:rPr>
          <w:rFonts w:ascii="Segoe UI" w:hAnsi="Segoe UI" w:cs="Segoe UI"/>
          <w:b/>
          <w:color w:val="C00000"/>
          <w:sz w:val="22"/>
          <w:szCs w:val="22"/>
          <w:u w:val="single"/>
        </w:rPr>
      </w:pPr>
    </w:p>
    <w:p w14:paraId="2B82C16D" w14:textId="551F9C64" w:rsidR="0094605D" w:rsidRPr="00467E93" w:rsidRDefault="005E49B1" w:rsidP="005E49B1">
      <w:pPr>
        <w:pStyle w:val="NormalWeb"/>
        <w:spacing w:before="0" w:beforeAutospacing="0" w:after="0" w:afterAutospacing="0"/>
        <w:rPr>
          <w:rFonts w:ascii="Segoe UI" w:hAnsi="Segoe UI" w:cs="Segoe UI"/>
          <w:sz w:val="22"/>
          <w:szCs w:val="22"/>
        </w:rPr>
      </w:pPr>
      <w:r w:rsidRPr="005E49B1">
        <w:rPr>
          <w:rFonts w:ascii="Segoe UI" w:hAnsi="Segoe UI" w:cs="Segoe UI"/>
          <w:sz w:val="22"/>
          <w:szCs w:val="22"/>
        </w:rPr>
        <w:t xml:space="preserve">ExpressRoute is an Azure service that lets you create private connections between Microsoft datacenters and infrastructure that's on your premises or in a colocation facility. ExpressRoute connections do not go over the public Internet, and offer higher security, reliability, and speeds with lower latencies than typical connections over the </w:t>
      </w:r>
      <w:proofErr w:type="spellStart"/>
      <w:r w:rsidRPr="005E49B1">
        <w:rPr>
          <w:rFonts w:ascii="Segoe UI" w:hAnsi="Segoe UI" w:cs="Segoe UI"/>
          <w:sz w:val="22"/>
          <w:szCs w:val="22"/>
        </w:rPr>
        <w:t>Internet.</w:t>
      </w:r>
      <w:r w:rsidR="0094605D" w:rsidRPr="00467E93">
        <w:rPr>
          <w:rFonts w:ascii="Segoe UI" w:hAnsi="Segoe UI" w:cs="Segoe UI"/>
          <w:sz w:val="22"/>
          <w:szCs w:val="22"/>
        </w:rPr>
        <w:t>Up</w:t>
      </w:r>
      <w:proofErr w:type="spellEnd"/>
      <w:r w:rsidR="0094605D" w:rsidRPr="00467E93">
        <w:rPr>
          <w:rFonts w:ascii="Segoe UI" w:hAnsi="Segoe UI" w:cs="Segoe UI"/>
          <w:sz w:val="22"/>
          <w:szCs w:val="22"/>
        </w:rPr>
        <w:t xml:space="preserve"> to 10GB/sec</w:t>
      </w:r>
    </w:p>
    <w:p w14:paraId="6E4DEAFC" w14:textId="131D0458" w:rsidR="0094605D" w:rsidRPr="00467E93" w:rsidRDefault="0094605D" w:rsidP="000003DC">
      <w:pPr>
        <w:pStyle w:val="NormalWeb"/>
        <w:numPr>
          <w:ilvl w:val="0"/>
          <w:numId w:val="20"/>
        </w:numPr>
        <w:spacing w:before="0" w:beforeAutospacing="0" w:after="0" w:afterAutospacing="0"/>
        <w:rPr>
          <w:rFonts w:ascii="Segoe UI" w:hAnsi="Segoe UI" w:cs="Segoe UI"/>
          <w:sz w:val="22"/>
          <w:szCs w:val="22"/>
        </w:rPr>
      </w:pPr>
      <w:r w:rsidRPr="00467E93">
        <w:rPr>
          <w:rFonts w:ascii="Segoe UI" w:hAnsi="Segoe UI" w:cs="Segoe UI"/>
          <w:sz w:val="22"/>
          <w:szCs w:val="22"/>
        </w:rPr>
        <w:t>Redundant connection</w:t>
      </w:r>
    </w:p>
    <w:p w14:paraId="5B3C7052" w14:textId="0F1EA905" w:rsidR="00776093" w:rsidRPr="00467E93" w:rsidRDefault="00776093" w:rsidP="000003DC">
      <w:pPr>
        <w:pStyle w:val="NormalWeb"/>
        <w:numPr>
          <w:ilvl w:val="0"/>
          <w:numId w:val="20"/>
        </w:numPr>
        <w:spacing w:before="0" w:beforeAutospacing="0" w:after="0" w:afterAutospacing="0"/>
        <w:rPr>
          <w:rFonts w:ascii="Segoe UI" w:hAnsi="Segoe UI" w:cs="Segoe UI"/>
          <w:sz w:val="22"/>
          <w:szCs w:val="22"/>
        </w:rPr>
      </w:pPr>
      <w:r w:rsidRPr="00467E93">
        <w:rPr>
          <w:rFonts w:ascii="Segoe UI" w:hAnsi="Segoe UI" w:cs="Segoe UI"/>
          <w:sz w:val="22"/>
          <w:szCs w:val="22"/>
        </w:rPr>
        <w:t>Predictable performance</w:t>
      </w:r>
    </w:p>
    <w:p w14:paraId="2646D020" w14:textId="7BA5A947" w:rsidR="00776093" w:rsidRPr="00467E93" w:rsidRDefault="00776093" w:rsidP="000003DC">
      <w:pPr>
        <w:pStyle w:val="NormalWeb"/>
        <w:numPr>
          <w:ilvl w:val="0"/>
          <w:numId w:val="20"/>
        </w:numPr>
        <w:spacing w:before="0" w:beforeAutospacing="0" w:after="0" w:afterAutospacing="0"/>
        <w:rPr>
          <w:rFonts w:ascii="Segoe UI" w:hAnsi="Segoe UI" w:cs="Segoe UI"/>
          <w:sz w:val="22"/>
          <w:szCs w:val="22"/>
        </w:rPr>
      </w:pPr>
      <w:r w:rsidRPr="00467E93">
        <w:rPr>
          <w:rFonts w:ascii="Segoe UI" w:hAnsi="Segoe UI" w:cs="Segoe UI"/>
          <w:sz w:val="22"/>
          <w:szCs w:val="22"/>
        </w:rPr>
        <w:t>Hight throughput</w:t>
      </w:r>
    </w:p>
    <w:p w14:paraId="1D5C003B" w14:textId="08D9CCCB" w:rsidR="00776093" w:rsidRPr="00467E93" w:rsidRDefault="00776093" w:rsidP="000003DC">
      <w:pPr>
        <w:pStyle w:val="NormalWeb"/>
        <w:numPr>
          <w:ilvl w:val="0"/>
          <w:numId w:val="20"/>
        </w:numPr>
        <w:spacing w:before="0" w:beforeAutospacing="0" w:after="0" w:afterAutospacing="0"/>
        <w:rPr>
          <w:rFonts w:ascii="Segoe UI" w:hAnsi="Segoe UI" w:cs="Segoe UI"/>
          <w:sz w:val="22"/>
          <w:szCs w:val="22"/>
        </w:rPr>
      </w:pPr>
      <w:r w:rsidRPr="00467E93">
        <w:rPr>
          <w:rFonts w:ascii="Segoe UI" w:hAnsi="Segoe UI" w:cs="Segoe UI"/>
          <w:sz w:val="22"/>
          <w:szCs w:val="22"/>
        </w:rPr>
        <w:t>SLA</w:t>
      </w:r>
    </w:p>
    <w:p w14:paraId="5BBA9A55" w14:textId="48D5BE75" w:rsidR="0094605D" w:rsidRPr="00467E93" w:rsidRDefault="0094605D" w:rsidP="000003DC">
      <w:pPr>
        <w:pStyle w:val="NormalWeb"/>
        <w:numPr>
          <w:ilvl w:val="0"/>
          <w:numId w:val="19"/>
        </w:numPr>
        <w:spacing w:before="0" w:beforeAutospacing="0" w:after="0" w:afterAutospacing="0"/>
        <w:rPr>
          <w:rFonts w:ascii="Segoe UI" w:hAnsi="Segoe UI" w:cs="Segoe UI"/>
          <w:sz w:val="22"/>
          <w:szCs w:val="22"/>
        </w:rPr>
      </w:pPr>
      <w:r w:rsidRPr="00467E93">
        <w:rPr>
          <w:rFonts w:ascii="Segoe UI" w:hAnsi="Segoe UI" w:cs="Segoe UI"/>
          <w:sz w:val="22"/>
          <w:szCs w:val="22"/>
        </w:rPr>
        <w:lastRenderedPageBreak/>
        <w:t xml:space="preserve">Traffic does not flow across public internet </w:t>
      </w:r>
    </w:p>
    <w:p w14:paraId="62420CC6" w14:textId="77777777" w:rsidR="0094605D" w:rsidRPr="00467E93" w:rsidRDefault="0094605D" w:rsidP="000003DC">
      <w:pPr>
        <w:pStyle w:val="NormalWeb"/>
        <w:numPr>
          <w:ilvl w:val="0"/>
          <w:numId w:val="19"/>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Requires that ExpressRoute available locally </w:t>
      </w:r>
    </w:p>
    <w:p w14:paraId="33B7004C" w14:textId="77777777" w:rsidR="0094605D" w:rsidRPr="00467E93" w:rsidRDefault="0094605D" w:rsidP="000003DC">
      <w:pPr>
        <w:pStyle w:val="NormalWeb"/>
        <w:numPr>
          <w:ilvl w:val="0"/>
          <w:numId w:val="21"/>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Exchange provider facility </w:t>
      </w:r>
    </w:p>
    <w:p w14:paraId="310CCA76" w14:textId="2E8B9E64" w:rsidR="00776093" w:rsidRPr="00467E93" w:rsidRDefault="0094605D" w:rsidP="000003DC">
      <w:pPr>
        <w:pStyle w:val="NormalWeb"/>
        <w:numPr>
          <w:ilvl w:val="0"/>
          <w:numId w:val="21"/>
        </w:numPr>
        <w:spacing w:before="0" w:beforeAutospacing="0" w:after="0" w:afterAutospacing="0"/>
        <w:rPr>
          <w:rFonts w:ascii="Segoe UI" w:hAnsi="Segoe UI" w:cs="Segoe UI"/>
          <w:sz w:val="22"/>
          <w:szCs w:val="22"/>
        </w:rPr>
      </w:pPr>
      <w:r w:rsidRPr="00467E93">
        <w:rPr>
          <w:rFonts w:ascii="Segoe UI" w:hAnsi="Segoe UI" w:cs="Segoe UI"/>
          <w:sz w:val="22"/>
          <w:szCs w:val="22"/>
        </w:rPr>
        <w:t>Direct connection using network services provider</w:t>
      </w:r>
      <w:r w:rsidR="00776093" w:rsidRPr="00467E93">
        <w:rPr>
          <w:rFonts w:ascii="Segoe UI" w:hAnsi="Segoe UI" w:cs="Segoe UI"/>
          <w:sz w:val="22"/>
          <w:szCs w:val="22"/>
        </w:rPr>
        <w:t xml:space="preserve"> (poi</w:t>
      </w:r>
      <w:r w:rsidR="00B5541C" w:rsidRPr="00467E93">
        <w:rPr>
          <w:rFonts w:ascii="Segoe UI" w:hAnsi="Segoe UI" w:cs="Segoe UI"/>
          <w:sz w:val="22"/>
          <w:szCs w:val="22"/>
        </w:rPr>
        <w:t>nt -to-point ethernet)</w:t>
      </w:r>
    </w:p>
    <w:p w14:paraId="1DB249C4" w14:textId="1D3B7BC0" w:rsidR="00B5541C" w:rsidRPr="00467E93" w:rsidRDefault="00B5541C" w:rsidP="000003DC">
      <w:pPr>
        <w:pStyle w:val="NormalWeb"/>
        <w:numPr>
          <w:ilvl w:val="0"/>
          <w:numId w:val="21"/>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Any-to-Any (IPVPN) connection (Network service provider) </w:t>
      </w:r>
    </w:p>
    <w:p w14:paraId="4DDA472C" w14:textId="24160846" w:rsidR="00776093" w:rsidRPr="00467E93" w:rsidRDefault="00776093" w:rsidP="000003DC">
      <w:pPr>
        <w:pStyle w:val="NormalWeb"/>
        <w:numPr>
          <w:ilvl w:val="0"/>
          <w:numId w:val="26"/>
        </w:numPr>
        <w:spacing w:before="0" w:beforeAutospacing="0" w:after="0" w:afterAutospacing="0"/>
        <w:rPr>
          <w:rFonts w:ascii="Segoe UI" w:hAnsi="Segoe UI" w:cs="Segoe UI"/>
          <w:sz w:val="22"/>
          <w:szCs w:val="22"/>
        </w:rPr>
      </w:pPr>
      <w:r w:rsidRPr="00467E93">
        <w:rPr>
          <w:rFonts w:ascii="Segoe UI" w:hAnsi="Segoe UI" w:cs="Segoe UI"/>
          <w:sz w:val="22"/>
          <w:szCs w:val="22"/>
        </w:rPr>
        <w:t>Provides layer 3 connectivity from your location to Azure over the private connection</w:t>
      </w:r>
    </w:p>
    <w:p w14:paraId="7C483453" w14:textId="12930977" w:rsidR="00776093" w:rsidRPr="00467E93" w:rsidRDefault="00776093" w:rsidP="000003DC">
      <w:pPr>
        <w:pStyle w:val="NormalWeb"/>
        <w:numPr>
          <w:ilvl w:val="0"/>
          <w:numId w:val="26"/>
        </w:numPr>
        <w:spacing w:before="0" w:beforeAutospacing="0" w:after="0" w:afterAutospacing="0"/>
        <w:rPr>
          <w:rFonts w:ascii="Segoe UI" w:hAnsi="Segoe UI" w:cs="Segoe UI"/>
          <w:sz w:val="22"/>
          <w:szCs w:val="22"/>
        </w:rPr>
      </w:pPr>
      <w:r w:rsidRPr="00467E93">
        <w:rPr>
          <w:rFonts w:ascii="Segoe UI" w:hAnsi="Segoe UI" w:cs="Segoe UI"/>
          <w:sz w:val="22"/>
          <w:szCs w:val="22"/>
        </w:rPr>
        <w:t>Does NOT use the internet so does not need to encrypt</w:t>
      </w:r>
    </w:p>
    <w:p w14:paraId="2DDED1E7" w14:textId="77777777" w:rsidR="003178BB" w:rsidRPr="00467E93" w:rsidRDefault="003178BB" w:rsidP="003178BB">
      <w:pPr>
        <w:pStyle w:val="NormalWeb"/>
        <w:spacing w:before="0" w:beforeAutospacing="0" w:after="0" w:afterAutospacing="0"/>
        <w:rPr>
          <w:rFonts w:ascii="Segoe UI" w:hAnsi="Segoe UI" w:cs="Segoe UI"/>
          <w:sz w:val="22"/>
          <w:szCs w:val="22"/>
        </w:rPr>
      </w:pPr>
    </w:p>
    <w:p w14:paraId="651997D5" w14:textId="63E45900" w:rsidR="00776093" w:rsidRPr="00467E93" w:rsidRDefault="00303395" w:rsidP="000003DC">
      <w:pPr>
        <w:pStyle w:val="NormalWeb"/>
        <w:numPr>
          <w:ilvl w:val="0"/>
          <w:numId w:val="26"/>
        </w:numPr>
        <w:spacing w:before="0" w:beforeAutospacing="0" w:after="0" w:afterAutospacing="0"/>
        <w:rPr>
          <w:rFonts w:ascii="Segoe UI" w:hAnsi="Segoe UI" w:cs="Segoe UI"/>
          <w:sz w:val="22"/>
          <w:szCs w:val="22"/>
        </w:rPr>
      </w:pPr>
      <w:r w:rsidRPr="00467E93">
        <w:rPr>
          <w:rFonts w:ascii="Segoe UI" w:hAnsi="Segoe UI" w:cs="Segoe UI"/>
          <w:sz w:val="22"/>
          <w:szCs w:val="22"/>
        </w:rPr>
        <w:t>Use</w:t>
      </w:r>
      <w:r w:rsidR="003178BB" w:rsidRPr="00467E93">
        <w:rPr>
          <w:rFonts w:ascii="Segoe UI" w:hAnsi="Segoe UI" w:cs="Segoe UI"/>
          <w:sz w:val="22"/>
          <w:szCs w:val="22"/>
        </w:rPr>
        <w:t xml:space="preserve">s BGP for routing enabling forced tunneling </w:t>
      </w:r>
    </w:p>
    <w:p w14:paraId="51E56520" w14:textId="77777777" w:rsidR="003178BB" w:rsidRPr="00467E93" w:rsidRDefault="003178BB" w:rsidP="000003DC">
      <w:pPr>
        <w:pStyle w:val="NormalWeb"/>
        <w:numPr>
          <w:ilvl w:val="0"/>
          <w:numId w:val="26"/>
        </w:numPr>
        <w:spacing w:before="0" w:beforeAutospacing="0" w:after="0" w:afterAutospacing="0"/>
        <w:rPr>
          <w:rFonts w:ascii="Segoe UI" w:hAnsi="Segoe UI" w:cs="Segoe UI"/>
          <w:sz w:val="22"/>
          <w:szCs w:val="22"/>
        </w:rPr>
      </w:pPr>
      <w:r w:rsidRPr="00467E93">
        <w:rPr>
          <w:rFonts w:ascii="Segoe UI" w:hAnsi="Segoe UI" w:cs="Segoe UI"/>
          <w:sz w:val="22"/>
          <w:szCs w:val="22"/>
        </w:rPr>
        <w:t>Care should be structured as if all traffic is forced through customer location; that would include access to other Azure services like storage</w:t>
      </w:r>
    </w:p>
    <w:p w14:paraId="07FA1FF0" w14:textId="77777777" w:rsidR="003178BB" w:rsidRPr="00467E93" w:rsidRDefault="003178BB" w:rsidP="000003DC">
      <w:pPr>
        <w:pStyle w:val="NormalWeb"/>
        <w:numPr>
          <w:ilvl w:val="0"/>
          <w:numId w:val="26"/>
        </w:numPr>
        <w:spacing w:before="0" w:beforeAutospacing="0" w:after="0" w:afterAutospacing="0"/>
        <w:rPr>
          <w:rFonts w:ascii="Segoe UI" w:hAnsi="Segoe UI" w:cs="Segoe UI"/>
          <w:sz w:val="22"/>
          <w:szCs w:val="22"/>
        </w:rPr>
      </w:pPr>
      <w:r w:rsidRPr="00467E93">
        <w:rPr>
          <w:rFonts w:ascii="Segoe UI" w:hAnsi="Segoe UI" w:cs="Segoe UI"/>
          <w:sz w:val="22"/>
          <w:szCs w:val="22"/>
        </w:rPr>
        <w:t>Rules should be structured so that Azure services (Microsoft peering) still route via Azure backbone and not via on-premises location unless this is specifically desired</w:t>
      </w:r>
    </w:p>
    <w:p w14:paraId="701DFA04" w14:textId="77777777" w:rsidR="003178BB" w:rsidRPr="00467E93" w:rsidRDefault="003178BB" w:rsidP="000003DC">
      <w:pPr>
        <w:pStyle w:val="NormalWeb"/>
        <w:numPr>
          <w:ilvl w:val="0"/>
          <w:numId w:val="26"/>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No encryption required with ExpressRoute </w:t>
      </w:r>
    </w:p>
    <w:p w14:paraId="5E6E03D9" w14:textId="77777777" w:rsidR="003178BB" w:rsidRPr="00467E93" w:rsidRDefault="003178BB" w:rsidP="000003DC">
      <w:pPr>
        <w:pStyle w:val="NormalWeb"/>
        <w:numPr>
          <w:ilvl w:val="0"/>
          <w:numId w:val="26"/>
        </w:numPr>
        <w:spacing w:before="0" w:beforeAutospacing="0" w:after="0" w:afterAutospacing="0"/>
        <w:rPr>
          <w:rFonts w:ascii="Segoe UI" w:hAnsi="Segoe UI" w:cs="Segoe UI"/>
          <w:sz w:val="22"/>
          <w:szCs w:val="22"/>
        </w:rPr>
      </w:pPr>
      <w:r w:rsidRPr="00467E93">
        <w:rPr>
          <w:rFonts w:ascii="Segoe UI" w:hAnsi="Segoe UI" w:cs="Segoe UI"/>
          <w:sz w:val="22"/>
          <w:szCs w:val="22"/>
        </w:rPr>
        <w:t>For SKU of gateway</w:t>
      </w:r>
    </w:p>
    <w:p w14:paraId="1662B971" w14:textId="77777777" w:rsidR="003178BB" w:rsidRPr="00467E93" w:rsidRDefault="003178BB" w:rsidP="003178BB">
      <w:pPr>
        <w:pStyle w:val="NormalWeb"/>
        <w:spacing w:before="0" w:beforeAutospacing="0" w:after="0" w:afterAutospacing="0"/>
        <w:ind w:left="720"/>
        <w:rPr>
          <w:rFonts w:ascii="Segoe UI" w:hAnsi="Segoe UI" w:cs="Segoe UI"/>
          <w:sz w:val="22"/>
          <w:szCs w:val="22"/>
        </w:rPr>
      </w:pPr>
      <w:r w:rsidRPr="00467E93">
        <w:rPr>
          <w:rFonts w:ascii="Segoe UI" w:hAnsi="Segoe UI" w:cs="Segoe UI"/>
          <w:sz w:val="22"/>
          <w:szCs w:val="22"/>
        </w:rPr>
        <w:t>Basic -500 Mbps (deprecated)</w:t>
      </w:r>
    </w:p>
    <w:p w14:paraId="27A0D270" w14:textId="77777777" w:rsidR="003178BB" w:rsidRPr="00467E93" w:rsidRDefault="003178BB" w:rsidP="003178BB">
      <w:pPr>
        <w:pStyle w:val="NormalWeb"/>
        <w:spacing w:before="0" w:beforeAutospacing="0" w:after="0" w:afterAutospacing="0"/>
        <w:ind w:left="720"/>
        <w:rPr>
          <w:rFonts w:ascii="Segoe UI" w:hAnsi="Segoe UI" w:cs="Segoe UI"/>
          <w:sz w:val="22"/>
          <w:szCs w:val="22"/>
        </w:rPr>
      </w:pPr>
      <w:r w:rsidRPr="00467E93">
        <w:rPr>
          <w:rFonts w:ascii="Segoe UI" w:hAnsi="Segoe UI" w:cs="Segoe UI"/>
          <w:sz w:val="22"/>
          <w:szCs w:val="22"/>
        </w:rPr>
        <w:t>Standard -1000 Mbps</w:t>
      </w:r>
    </w:p>
    <w:p w14:paraId="4E780A83" w14:textId="77777777" w:rsidR="003178BB" w:rsidRPr="00467E93" w:rsidRDefault="003178BB" w:rsidP="003178BB">
      <w:pPr>
        <w:pStyle w:val="NormalWeb"/>
        <w:spacing w:before="0" w:beforeAutospacing="0" w:after="0" w:afterAutospacing="0"/>
        <w:ind w:left="720"/>
        <w:rPr>
          <w:rFonts w:ascii="Segoe UI" w:hAnsi="Segoe UI" w:cs="Segoe UI"/>
          <w:sz w:val="22"/>
          <w:szCs w:val="22"/>
        </w:rPr>
      </w:pPr>
      <w:r w:rsidRPr="00467E93">
        <w:rPr>
          <w:rFonts w:ascii="Segoe UI" w:hAnsi="Segoe UI" w:cs="Segoe UI"/>
          <w:sz w:val="22"/>
          <w:szCs w:val="22"/>
        </w:rPr>
        <w:t>High Performance 2000 Mbps</w:t>
      </w:r>
    </w:p>
    <w:p w14:paraId="77E9C91D" w14:textId="1BCF9E2B" w:rsidR="00B550D1" w:rsidRPr="00467E93" w:rsidRDefault="00F927E1" w:rsidP="00B550D1">
      <w:pPr>
        <w:pStyle w:val="NormalWeb"/>
        <w:spacing w:before="0" w:beforeAutospacing="0" w:after="0" w:afterAutospacing="0"/>
        <w:ind w:left="720"/>
        <w:rPr>
          <w:rFonts w:ascii="Segoe UI" w:hAnsi="Segoe UI" w:cs="Segoe UI"/>
          <w:b/>
          <w:sz w:val="22"/>
          <w:szCs w:val="22"/>
        </w:rPr>
      </w:pPr>
      <w:r w:rsidRPr="00467E93">
        <w:rPr>
          <w:rFonts w:ascii="Segoe UI" w:hAnsi="Segoe UI" w:cs="Segoe UI"/>
          <w:sz w:val="22"/>
          <w:szCs w:val="22"/>
        </w:rPr>
        <w:t>Ultra-performance</w:t>
      </w:r>
      <w:r w:rsidR="003178BB" w:rsidRPr="00467E93">
        <w:rPr>
          <w:rFonts w:ascii="Segoe UI" w:hAnsi="Segoe UI" w:cs="Segoe UI"/>
          <w:sz w:val="22"/>
          <w:szCs w:val="22"/>
        </w:rPr>
        <w:t xml:space="preserve"> – 9000 Mbps</w:t>
      </w:r>
    </w:p>
    <w:p w14:paraId="37D38BEE" w14:textId="77777777" w:rsidR="00B550D1" w:rsidRPr="00467E93" w:rsidRDefault="00B550D1" w:rsidP="00A01218">
      <w:pPr>
        <w:pStyle w:val="NormalWeb"/>
        <w:spacing w:before="0" w:beforeAutospacing="0" w:after="0" w:afterAutospacing="0"/>
        <w:rPr>
          <w:rFonts w:ascii="Segoe UI" w:hAnsi="Segoe UI" w:cs="Segoe UI"/>
          <w:b/>
          <w:sz w:val="22"/>
          <w:szCs w:val="22"/>
        </w:rPr>
      </w:pPr>
    </w:p>
    <w:p w14:paraId="2E8BCD4E" w14:textId="77777777" w:rsidR="005E49B1" w:rsidRPr="005E49B1" w:rsidRDefault="005E49B1" w:rsidP="005E49B1">
      <w:pPr>
        <w:pStyle w:val="NormalWeb"/>
        <w:numPr>
          <w:ilvl w:val="0"/>
          <w:numId w:val="26"/>
        </w:numPr>
        <w:spacing w:after="0"/>
        <w:rPr>
          <w:rFonts w:ascii="Segoe UI" w:hAnsi="Segoe UI" w:cs="Segoe UI"/>
          <w:sz w:val="22"/>
          <w:szCs w:val="22"/>
        </w:rPr>
      </w:pPr>
      <w:r w:rsidRPr="005E49B1">
        <w:rPr>
          <w:rFonts w:ascii="Segoe UI" w:hAnsi="Segoe UI" w:cs="Segoe UI"/>
          <w:b/>
          <w:bCs/>
          <w:sz w:val="22"/>
          <w:szCs w:val="22"/>
        </w:rPr>
        <w:t>Unlimited data.</w:t>
      </w:r>
      <w:r w:rsidRPr="005E49B1">
        <w:rPr>
          <w:rFonts w:ascii="Segoe UI" w:hAnsi="Segoe UI" w:cs="Segoe UI"/>
          <w:sz w:val="22"/>
          <w:szCs w:val="22"/>
        </w:rPr>
        <w:t xml:space="preserve"> Billing is based on a monthly fee; all inbound and outbound data transfer is included free of charge.</w:t>
      </w:r>
    </w:p>
    <w:p w14:paraId="445005A6" w14:textId="77777777" w:rsidR="005E49B1" w:rsidRPr="005E49B1" w:rsidRDefault="005E49B1" w:rsidP="005E49B1">
      <w:pPr>
        <w:pStyle w:val="NormalWeb"/>
        <w:numPr>
          <w:ilvl w:val="0"/>
          <w:numId w:val="26"/>
        </w:numPr>
        <w:spacing w:after="0"/>
        <w:rPr>
          <w:rFonts w:ascii="Segoe UI" w:hAnsi="Segoe UI" w:cs="Segoe UI"/>
          <w:sz w:val="22"/>
          <w:szCs w:val="22"/>
        </w:rPr>
      </w:pPr>
      <w:r w:rsidRPr="005E49B1">
        <w:rPr>
          <w:rFonts w:ascii="Segoe UI" w:hAnsi="Segoe UI" w:cs="Segoe UI"/>
          <w:b/>
          <w:bCs/>
          <w:sz w:val="22"/>
          <w:szCs w:val="22"/>
        </w:rPr>
        <w:t>Metered data.</w:t>
      </w:r>
      <w:r w:rsidRPr="005E49B1">
        <w:rPr>
          <w:rFonts w:ascii="Segoe UI" w:hAnsi="Segoe UI" w:cs="Segoe UI"/>
          <w:sz w:val="22"/>
          <w:szCs w:val="22"/>
        </w:rPr>
        <w:t xml:space="preserve"> Billing is based on a monthly fee; all inbound data transfer is free of charge. Outbound data transfer is charged per GB of data transfer. Data transfer rates vary by region.</w:t>
      </w:r>
    </w:p>
    <w:p w14:paraId="4CF582C0" w14:textId="77777777" w:rsidR="005E49B1" w:rsidRPr="005E49B1" w:rsidRDefault="005E49B1" w:rsidP="005E49B1">
      <w:pPr>
        <w:pStyle w:val="NormalWeb"/>
        <w:numPr>
          <w:ilvl w:val="0"/>
          <w:numId w:val="26"/>
        </w:numPr>
        <w:spacing w:after="0"/>
        <w:rPr>
          <w:rFonts w:ascii="Segoe UI" w:hAnsi="Segoe UI" w:cs="Segoe UI"/>
          <w:sz w:val="22"/>
          <w:szCs w:val="22"/>
        </w:rPr>
      </w:pPr>
      <w:r w:rsidRPr="005E49B1">
        <w:rPr>
          <w:rFonts w:ascii="Segoe UI" w:hAnsi="Segoe UI" w:cs="Segoe UI"/>
          <w:b/>
          <w:bCs/>
          <w:sz w:val="22"/>
          <w:szCs w:val="22"/>
        </w:rPr>
        <w:t>ExpressRoute premium add-on</w:t>
      </w:r>
      <w:r w:rsidRPr="005E49B1">
        <w:rPr>
          <w:rFonts w:ascii="Segoe UI" w:hAnsi="Segoe UI" w:cs="Segoe UI"/>
          <w:sz w:val="22"/>
          <w:szCs w:val="22"/>
        </w:rPr>
        <w:t>. ExpressRoute premium is an add-on to the ExpressRoute circuit. The ExpressRoute premium add-on provides the following capabilities:</w:t>
      </w:r>
    </w:p>
    <w:p w14:paraId="01A5EA9A" w14:textId="77777777" w:rsidR="005E49B1" w:rsidRPr="005E49B1" w:rsidRDefault="005E49B1" w:rsidP="005E49B1">
      <w:pPr>
        <w:pStyle w:val="NormalWeb"/>
        <w:numPr>
          <w:ilvl w:val="0"/>
          <w:numId w:val="97"/>
        </w:numPr>
        <w:spacing w:after="0"/>
        <w:rPr>
          <w:rFonts w:ascii="Segoe UI" w:hAnsi="Segoe UI" w:cs="Segoe UI"/>
          <w:sz w:val="22"/>
          <w:szCs w:val="22"/>
        </w:rPr>
      </w:pPr>
      <w:r w:rsidRPr="005E49B1">
        <w:rPr>
          <w:rFonts w:ascii="Segoe UI" w:hAnsi="Segoe UI" w:cs="Segoe UI"/>
          <w:sz w:val="22"/>
          <w:szCs w:val="22"/>
        </w:rPr>
        <w:t>Increased route limits for Azure public and Azure private peering from 4,000 routes to 10,000 routes.</w:t>
      </w:r>
    </w:p>
    <w:p w14:paraId="5525CA2B" w14:textId="77777777" w:rsidR="005E49B1" w:rsidRPr="005E49B1" w:rsidRDefault="005E49B1" w:rsidP="005E49B1">
      <w:pPr>
        <w:pStyle w:val="NormalWeb"/>
        <w:numPr>
          <w:ilvl w:val="0"/>
          <w:numId w:val="97"/>
        </w:numPr>
        <w:spacing w:after="0"/>
        <w:rPr>
          <w:rFonts w:ascii="Segoe UI" w:hAnsi="Segoe UI" w:cs="Segoe UI"/>
          <w:sz w:val="22"/>
          <w:szCs w:val="22"/>
        </w:rPr>
      </w:pPr>
      <w:r w:rsidRPr="005E49B1">
        <w:rPr>
          <w:rFonts w:ascii="Segoe UI" w:hAnsi="Segoe UI" w:cs="Segoe UI"/>
          <w:sz w:val="22"/>
          <w:szCs w:val="22"/>
        </w:rPr>
        <w:t>Global connectivity for services. An ExpressRoute circuit created in any region (excluding national clouds) will have access to resources across any other region in the world. For example, a virtual network created in West Europe can be accessed through an ExpressRoute circuit provisioned in Silicon Valley.</w:t>
      </w:r>
    </w:p>
    <w:p w14:paraId="39B523E9" w14:textId="25C9C49E" w:rsidR="00CB5A8B" w:rsidRPr="00467E93" w:rsidRDefault="005E49B1" w:rsidP="005E49B1">
      <w:pPr>
        <w:pStyle w:val="NormalWeb"/>
        <w:numPr>
          <w:ilvl w:val="0"/>
          <w:numId w:val="97"/>
        </w:numPr>
        <w:spacing w:before="0" w:beforeAutospacing="0" w:after="0" w:afterAutospacing="0"/>
        <w:rPr>
          <w:rFonts w:ascii="Segoe UI" w:hAnsi="Segoe UI" w:cs="Segoe UI"/>
          <w:sz w:val="22"/>
          <w:szCs w:val="22"/>
        </w:rPr>
      </w:pPr>
      <w:r w:rsidRPr="005E49B1">
        <w:rPr>
          <w:rFonts w:ascii="Segoe UI" w:hAnsi="Segoe UI" w:cs="Segoe UI"/>
          <w:sz w:val="22"/>
          <w:szCs w:val="22"/>
        </w:rPr>
        <w:t>Increased number of VNet links per ExpressRoute circuit from 10 to a larger limit, depending on the bandwidth of the circuit.</w:t>
      </w:r>
    </w:p>
    <w:p w14:paraId="34EFE6F7" w14:textId="77777777" w:rsidR="00D44597" w:rsidRPr="00467E93" w:rsidRDefault="00D44597" w:rsidP="00CB5A8B">
      <w:pPr>
        <w:pStyle w:val="NormalWeb"/>
        <w:spacing w:before="0" w:beforeAutospacing="0" w:after="0" w:afterAutospacing="0"/>
        <w:rPr>
          <w:rFonts w:ascii="Segoe UI" w:hAnsi="Segoe UI" w:cs="Segoe UI"/>
          <w:b/>
          <w:sz w:val="22"/>
          <w:szCs w:val="22"/>
        </w:rPr>
      </w:pPr>
    </w:p>
    <w:p w14:paraId="2B1DBE2C" w14:textId="5A561EFE" w:rsidR="00CB5A8B" w:rsidRPr="00467E93" w:rsidRDefault="00CB5A8B" w:rsidP="00CB5A8B">
      <w:pPr>
        <w:pStyle w:val="NormalWeb"/>
        <w:spacing w:before="0" w:beforeAutospacing="0" w:after="0" w:afterAutospacing="0"/>
        <w:rPr>
          <w:rFonts w:ascii="Segoe UI" w:hAnsi="Segoe UI" w:cs="Segoe UI"/>
          <w:color w:val="2683C6" w:themeColor="accent2"/>
          <w:sz w:val="22"/>
          <w:szCs w:val="22"/>
        </w:rPr>
      </w:pPr>
      <w:r w:rsidRPr="00467E93">
        <w:rPr>
          <w:rFonts w:ascii="Segoe UI" w:hAnsi="Segoe UI" w:cs="Segoe UI"/>
          <w:color w:val="2683C6" w:themeColor="accent2"/>
          <w:sz w:val="22"/>
          <w:szCs w:val="22"/>
        </w:rPr>
        <w:t>Route Filters</w:t>
      </w:r>
    </w:p>
    <w:p w14:paraId="733B2812" w14:textId="77777777" w:rsidR="00F927E1" w:rsidRPr="00467E93" w:rsidRDefault="00F927E1" w:rsidP="00CB5A8B">
      <w:pPr>
        <w:pStyle w:val="NormalWeb"/>
        <w:spacing w:before="0" w:beforeAutospacing="0" w:after="0" w:afterAutospacing="0"/>
        <w:rPr>
          <w:rFonts w:ascii="Segoe UI" w:hAnsi="Segoe UI" w:cs="Segoe UI"/>
          <w:color w:val="2683C6" w:themeColor="accent2"/>
          <w:sz w:val="22"/>
          <w:szCs w:val="22"/>
        </w:rPr>
      </w:pPr>
    </w:p>
    <w:p w14:paraId="14EEEDF2" w14:textId="26618C55" w:rsidR="00CB5A8B" w:rsidRPr="00467E93" w:rsidRDefault="00D44597" w:rsidP="000003DC">
      <w:pPr>
        <w:pStyle w:val="NormalWeb"/>
        <w:numPr>
          <w:ilvl w:val="0"/>
          <w:numId w:val="29"/>
        </w:numPr>
        <w:spacing w:before="0" w:beforeAutospacing="0" w:after="0" w:afterAutospacing="0"/>
        <w:rPr>
          <w:rFonts w:ascii="Segoe UI" w:hAnsi="Segoe UI" w:cs="Segoe UI"/>
          <w:sz w:val="22"/>
          <w:szCs w:val="22"/>
        </w:rPr>
      </w:pPr>
      <w:r w:rsidRPr="00467E93">
        <w:rPr>
          <w:rFonts w:ascii="Segoe UI" w:hAnsi="Segoe UI" w:cs="Segoe UI"/>
          <w:sz w:val="22"/>
          <w:szCs w:val="22"/>
        </w:rPr>
        <w:t>Origination may not want all services advertised via ExpressRoute</w:t>
      </w:r>
    </w:p>
    <w:p w14:paraId="2B4B854C" w14:textId="77777777" w:rsidR="00D44597" w:rsidRPr="00467E93" w:rsidRDefault="00D44597" w:rsidP="000003DC">
      <w:pPr>
        <w:pStyle w:val="NormalWeb"/>
        <w:numPr>
          <w:ilvl w:val="0"/>
          <w:numId w:val="29"/>
        </w:numPr>
        <w:spacing w:before="0" w:beforeAutospacing="0" w:after="0" w:afterAutospacing="0"/>
        <w:rPr>
          <w:rFonts w:ascii="Segoe UI" w:hAnsi="Segoe UI" w:cs="Segoe UI"/>
          <w:sz w:val="22"/>
          <w:szCs w:val="22"/>
        </w:rPr>
      </w:pPr>
      <w:r w:rsidRPr="00467E93">
        <w:rPr>
          <w:rFonts w:ascii="Segoe UI" w:hAnsi="Segoe UI" w:cs="Segoe UI"/>
          <w:sz w:val="22"/>
          <w:szCs w:val="22"/>
        </w:rPr>
        <w:t>Route filters enable control of certain services based on BGP community value, e.g. Exchange</w:t>
      </w:r>
    </w:p>
    <w:p w14:paraId="4B386981" w14:textId="77777777" w:rsidR="00D44597" w:rsidRPr="00467E93" w:rsidRDefault="00D44597" w:rsidP="000003DC">
      <w:pPr>
        <w:pStyle w:val="NormalWeb"/>
        <w:numPr>
          <w:ilvl w:val="0"/>
          <w:numId w:val="29"/>
        </w:numPr>
        <w:spacing w:before="0" w:beforeAutospacing="0" w:after="0" w:afterAutospacing="0"/>
        <w:rPr>
          <w:rFonts w:ascii="Segoe UI" w:hAnsi="Segoe UI" w:cs="Segoe UI"/>
          <w:sz w:val="22"/>
          <w:szCs w:val="22"/>
        </w:rPr>
      </w:pPr>
      <w:r w:rsidRPr="00467E93">
        <w:rPr>
          <w:rFonts w:ascii="Segoe UI" w:hAnsi="Segoe UI" w:cs="Segoe UI"/>
          <w:sz w:val="22"/>
          <w:szCs w:val="22"/>
        </w:rPr>
        <w:t>Azure services by region can also be controlled via route filters</w:t>
      </w:r>
    </w:p>
    <w:p w14:paraId="3F7D1E32" w14:textId="77777777" w:rsidR="00F927E1" w:rsidRPr="00467E93" w:rsidRDefault="00F927E1" w:rsidP="00F927E1">
      <w:pPr>
        <w:pStyle w:val="NormalWeb"/>
        <w:spacing w:before="0" w:beforeAutospacing="0" w:after="0" w:afterAutospacing="0"/>
        <w:rPr>
          <w:rFonts w:ascii="Segoe UI" w:hAnsi="Segoe UI" w:cs="Segoe UI"/>
          <w:sz w:val="22"/>
          <w:szCs w:val="22"/>
        </w:rPr>
      </w:pPr>
    </w:p>
    <w:p w14:paraId="07516276" w14:textId="4F2CD969" w:rsidR="00D44597" w:rsidRPr="00467E93" w:rsidRDefault="00D44597" w:rsidP="00D44597">
      <w:pPr>
        <w:pStyle w:val="NormalWeb"/>
        <w:spacing w:before="0" w:beforeAutospacing="0" w:after="0" w:afterAutospacing="0"/>
        <w:rPr>
          <w:rFonts w:ascii="Segoe UI" w:hAnsi="Segoe UI" w:cs="Segoe UI"/>
          <w:color w:val="2683C6" w:themeColor="accent2"/>
          <w:sz w:val="22"/>
          <w:szCs w:val="22"/>
        </w:rPr>
      </w:pPr>
      <w:r w:rsidRPr="00467E93">
        <w:rPr>
          <w:rFonts w:ascii="Segoe UI" w:hAnsi="Segoe UI" w:cs="Segoe UI"/>
          <w:color w:val="2683C6" w:themeColor="accent2"/>
          <w:sz w:val="22"/>
          <w:szCs w:val="22"/>
        </w:rPr>
        <w:t>Connecting Azure Vnets with ExpressRoute</w:t>
      </w:r>
    </w:p>
    <w:p w14:paraId="3806AD82" w14:textId="77777777" w:rsidR="00F927E1" w:rsidRPr="00467E93" w:rsidRDefault="00F927E1" w:rsidP="00D44597">
      <w:pPr>
        <w:pStyle w:val="NormalWeb"/>
        <w:spacing w:before="0" w:beforeAutospacing="0" w:after="0" w:afterAutospacing="0"/>
        <w:rPr>
          <w:rFonts w:ascii="Segoe UI" w:hAnsi="Segoe UI" w:cs="Segoe UI"/>
          <w:color w:val="2683C6" w:themeColor="accent2"/>
          <w:sz w:val="22"/>
          <w:szCs w:val="22"/>
        </w:rPr>
      </w:pPr>
    </w:p>
    <w:p w14:paraId="069D83F0" w14:textId="7F136DFD" w:rsidR="00D44597" w:rsidRPr="00467E93" w:rsidRDefault="00D44597" w:rsidP="000003DC">
      <w:pPr>
        <w:pStyle w:val="NormalWeb"/>
        <w:numPr>
          <w:ilvl w:val="0"/>
          <w:numId w:val="30"/>
        </w:numPr>
        <w:spacing w:before="0" w:beforeAutospacing="0" w:after="0" w:afterAutospacing="0"/>
        <w:rPr>
          <w:rFonts w:ascii="Segoe UI" w:hAnsi="Segoe UI" w:cs="Segoe UI"/>
          <w:b/>
          <w:sz w:val="22"/>
          <w:szCs w:val="22"/>
        </w:rPr>
      </w:pPr>
      <w:r w:rsidRPr="00467E93">
        <w:rPr>
          <w:rFonts w:ascii="Segoe UI" w:hAnsi="Segoe UI" w:cs="Segoe UI"/>
          <w:sz w:val="22"/>
          <w:szCs w:val="22"/>
        </w:rPr>
        <w:t>Multiple virtual networks are automatically connected by connecting them to the same ExpressRoute</w:t>
      </w:r>
    </w:p>
    <w:p w14:paraId="60828278" w14:textId="77777777" w:rsidR="00B166E3" w:rsidRPr="00467E93" w:rsidRDefault="00D44597" w:rsidP="000003DC">
      <w:pPr>
        <w:pStyle w:val="NormalWeb"/>
        <w:numPr>
          <w:ilvl w:val="0"/>
          <w:numId w:val="30"/>
        </w:numPr>
        <w:spacing w:before="0" w:beforeAutospacing="0" w:after="0" w:afterAutospacing="0"/>
        <w:rPr>
          <w:rFonts w:ascii="Segoe UI" w:hAnsi="Segoe UI" w:cs="Segoe UI"/>
          <w:b/>
          <w:sz w:val="22"/>
          <w:szCs w:val="22"/>
        </w:rPr>
      </w:pPr>
      <w:r w:rsidRPr="00467E93">
        <w:rPr>
          <w:rFonts w:ascii="Segoe UI" w:hAnsi="Segoe UI" w:cs="Segoe UI"/>
          <w:sz w:val="22"/>
          <w:szCs w:val="22"/>
        </w:rPr>
        <w:t>Standard ExpressRoute supports connecting any in the same geo-political</w:t>
      </w:r>
      <w:r w:rsidR="00B166E3" w:rsidRPr="00467E93">
        <w:rPr>
          <w:rFonts w:ascii="Segoe UI" w:hAnsi="Segoe UI" w:cs="Segoe UI"/>
          <w:sz w:val="22"/>
          <w:szCs w:val="22"/>
        </w:rPr>
        <w:t xml:space="preserve"> boundary </w:t>
      </w:r>
      <w:proofErr w:type="spellStart"/>
      <w:r w:rsidR="00B166E3" w:rsidRPr="00467E93">
        <w:rPr>
          <w:rFonts w:ascii="Segoe UI" w:hAnsi="Segoe UI" w:cs="Segoe UI"/>
          <w:sz w:val="22"/>
          <w:szCs w:val="22"/>
        </w:rPr>
        <w:t>e.g</w:t>
      </w:r>
      <w:proofErr w:type="spellEnd"/>
      <w:r w:rsidR="00B166E3" w:rsidRPr="00467E93">
        <w:rPr>
          <w:rFonts w:ascii="Segoe UI" w:hAnsi="Segoe UI" w:cs="Segoe UI"/>
          <w:sz w:val="22"/>
          <w:szCs w:val="22"/>
        </w:rPr>
        <w:t xml:space="preserve"> any US region </w:t>
      </w:r>
    </w:p>
    <w:p w14:paraId="5B6DC938" w14:textId="77777777" w:rsidR="00B166E3" w:rsidRPr="00467E93" w:rsidRDefault="00B166E3" w:rsidP="000003DC">
      <w:pPr>
        <w:pStyle w:val="NormalWeb"/>
        <w:numPr>
          <w:ilvl w:val="0"/>
          <w:numId w:val="30"/>
        </w:numPr>
        <w:spacing w:before="0" w:beforeAutospacing="0" w:after="0" w:afterAutospacing="0"/>
        <w:rPr>
          <w:rFonts w:ascii="Segoe UI" w:hAnsi="Segoe UI" w:cs="Segoe UI"/>
          <w:b/>
          <w:sz w:val="22"/>
          <w:szCs w:val="22"/>
        </w:rPr>
      </w:pPr>
      <w:r w:rsidRPr="00467E93">
        <w:rPr>
          <w:rFonts w:ascii="Segoe UI" w:hAnsi="Segoe UI" w:cs="Segoe UI"/>
          <w:sz w:val="22"/>
          <w:szCs w:val="22"/>
        </w:rPr>
        <w:t xml:space="preserve">ExpressRoute premium support connecting any globally </w:t>
      </w:r>
    </w:p>
    <w:p w14:paraId="29BCF08C" w14:textId="5DCDCE3D" w:rsidR="00B550D1" w:rsidRPr="00FD41BE" w:rsidRDefault="00B166E3" w:rsidP="000003DC">
      <w:pPr>
        <w:pStyle w:val="NormalWeb"/>
        <w:numPr>
          <w:ilvl w:val="0"/>
          <w:numId w:val="30"/>
        </w:numPr>
        <w:spacing w:before="0" w:beforeAutospacing="0" w:after="0" w:afterAutospacing="0"/>
        <w:rPr>
          <w:rFonts w:ascii="Segoe UI" w:hAnsi="Segoe UI" w:cs="Segoe UI"/>
          <w:b/>
          <w:sz w:val="22"/>
          <w:szCs w:val="22"/>
        </w:rPr>
      </w:pPr>
      <w:r w:rsidRPr="00467E93">
        <w:rPr>
          <w:rFonts w:ascii="Segoe UI" w:hAnsi="Segoe UI" w:cs="Segoe UI"/>
          <w:sz w:val="22"/>
          <w:szCs w:val="22"/>
        </w:rPr>
        <w:t>Communications are via the peering point so that should be considered carefully as it may increase latency compared to other options, i.e. network peering</w:t>
      </w:r>
    </w:p>
    <w:p w14:paraId="3B6DD01A" w14:textId="7ED55C65" w:rsidR="00FD41BE" w:rsidRDefault="00FD41BE" w:rsidP="00FD41BE">
      <w:pPr>
        <w:pStyle w:val="NormalWeb"/>
        <w:spacing w:before="0" w:beforeAutospacing="0" w:after="0" w:afterAutospacing="0"/>
        <w:rPr>
          <w:rFonts w:ascii="Segoe UI" w:hAnsi="Segoe UI" w:cs="Segoe UI"/>
          <w:sz w:val="22"/>
          <w:szCs w:val="22"/>
        </w:rPr>
      </w:pPr>
    </w:p>
    <w:p w14:paraId="631B969B" w14:textId="346D98BE" w:rsidR="00FD41BE" w:rsidRDefault="00FD41BE" w:rsidP="00FD41BE">
      <w:pPr>
        <w:pStyle w:val="Heading3"/>
        <w:rPr>
          <w:rFonts w:cs="Segoe UI"/>
          <w:b w:val="0"/>
          <w:sz w:val="22"/>
          <w:szCs w:val="22"/>
        </w:rPr>
      </w:pPr>
      <w:r w:rsidRPr="00FD41BE">
        <w:rPr>
          <w:rFonts w:cs="Segoe UI"/>
          <w:b w:val="0"/>
          <w:sz w:val="22"/>
          <w:szCs w:val="22"/>
        </w:rPr>
        <w:t>Azure Private Link</w:t>
      </w:r>
    </w:p>
    <w:p w14:paraId="5D317918" w14:textId="329A437B" w:rsidR="00FD41BE" w:rsidRPr="00AC6C3A" w:rsidRDefault="00FD41BE" w:rsidP="00FD41BE">
      <w:pPr>
        <w:pStyle w:val="NormalWeb"/>
        <w:spacing w:after="0"/>
        <w:rPr>
          <w:rFonts w:ascii="Segoe UI" w:hAnsi="Segoe UI" w:cs="Segoe UI"/>
          <w:bCs/>
          <w:sz w:val="22"/>
          <w:szCs w:val="22"/>
        </w:rPr>
      </w:pPr>
      <w:r w:rsidRPr="00AC6C3A">
        <w:rPr>
          <w:rFonts w:ascii="Segoe UI" w:hAnsi="Segoe UI" w:cs="Segoe UI"/>
          <w:bCs/>
          <w:sz w:val="22"/>
          <w:szCs w:val="22"/>
        </w:rPr>
        <w:t>Azure Private Link enables you to access Azure PaaS Services (for example, Azure Storage and SQL Database) and Azure hosted customer-owned/partner services over a private endpoint in your virtual network.</w:t>
      </w:r>
    </w:p>
    <w:p w14:paraId="4DFF7D70" w14:textId="77777777" w:rsidR="00FD41BE" w:rsidRPr="00AC6C3A" w:rsidRDefault="00FD41BE" w:rsidP="00FD41BE">
      <w:pPr>
        <w:pStyle w:val="NormalWeb"/>
        <w:spacing w:after="0"/>
        <w:rPr>
          <w:rFonts w:ascii="Segoe UI" w:hAnsi="Segoe UI" w:cs="Segoe UI"/>
          <w:bCs/>
          <w:sz w:val="22"/>
          <w:szCs w:val="22"/>
        </w:rPr>
      </w:pPr>
    </w:p>
    <w:p w14:paraId="5D7C04DB" w14:textId="77777777" w:rsidR="00FD41BE" w:rsidRPr="00AC6C3A" w:rsidRDefault="00FD41BE" w:rsidP="00FD41BE">
      <w:pPr>
        <w:pStyle w:val="NormalWeb"/>
        <w:spacing w:after="0"/>
        <w:rPr>
          <w:rFonts w:ascii="Segoe UI" w:hAnsi="Segoe UI" w:cs="Segoe UI"/>
          <w:bCs/>
          <w:sz w:val="22"/>
          <w:szCs w:val="22"/>
        </w:rPr>
      </w:pPr>
      <w:r w:rsidRPr="00AC6C3A">
        <w:rPr>
          <w:rFonts w:ascii="Segoe UI" w:hAnsi="Segoe UI" w:cs="Segoe UI"/>
          <w:bCs/>
          <w:sz w:val="22"/>
          <w:szCs w:val="22"/>
        </w:rPr>
        <w:t>Traffic between your virtual network and the service travels the Microsoft backbone network. Exposing your service to the public internet is no longer necessary. You can create your own private link service in your virtual network and deliver it to your customers. Setup and consumption using Azure Private Link is consistent across Azure PaaS, customer-owned, and shared partner services.</w:t>
      </w:r>
    </w:p>
    <w:p w14:paraId="79D33739" w14:textId="77777777" w:rsidR="00FD41BE" w:rsidRPr="00AC6C3A" w:rsidRDefault="00FD41BE" w:rsidP="00FD41BE">
      <w:pPr>
        <w:pStyle w:val="NormalWeb"/>
        <w:spacing w:after="0"/>
        <w:rPr>
          <w:rFonts w:ascii="Segoe UI" w:hAnsi="Segoe UI" w:cs="Segoe UI"/>
          <w:bCs/>
          <w:sz w:val="22"/>
          <w:szCs w:val="22"/>
        </w:rPr>
      </w:pPr>
    </w:p>
    <w:p w14:paraId="36FA749A" w14:textId="77777777" w:rsidR="00FD41BE" w:rsidRPr="00AC6C3A" w:rsidRDefault="00FD41BE" w:rsidP="00FD41BE">
      <w:pPr>
        <w:pStyle w:val="NormalWeb"/>
        <w:spacing w:after="0"/>
        <w:rPr>
          <w:rFonts w:ascii="Segoe UI" w:hAnsi="Segoe UI" w:cs="Segoe UI"/>
          <w:bCs/>
          <w:sz w:val="22"/>
          <w:szCs w:val="22"/>
        </w:rPr>
      </w:pPr>
      <w:r w:rsidRPr="00AC6C3A">
        <w:rPr>
          <w:rFonts w:ascii="Segoe UI" w:hAnsi="Segoe UI" w:cs="Segoe UI"/>
          <w:bCs/>
          <w:sz w:val="22"/>
          <w:szCs w:val="22"/>
        </w:rPr>
        <w:t>Key benefits</w:t>
      </w:r>
    </w:p>
    <w:p w14:paraId="41580B31" w14:textId="77777777" w:rsidR="00FD41BE" w:rsidRPr="00AC6C3A" w:rsidRDefault="00FD41BE" w:rsidP="00FD41BE">
      <w:pPr>
        <w:pStyle w:val="NormalWeb"/>
        <w:spacing w:after="0"/>
        <w:rPr>
          <w:rFonts w:ascii="Segoe UI" w:hAnsi="Segoe UI" w:cs="Segoe UI"/>
          <w:bCs/>
          <w:sz w:val="22"/>
          <w:szCs w:val="22"/>
        </w:rPr>
      </w:pPr>
      <w:r w:rsidRPr="00AC6C3A">
        <w:rPr>
          <w:rFonts w:ascii="Segoe UI" w:hAnsi="Segoe UI" w:cs="Segoe UI"/>
          <w:bCs/>
          <w:sz w:val="22"/>
          <w:szCs w:val="22"/>
        </w:rPr>
        <w:t>Azure Private Link provides the following benefits:</w:t>
      </w:r>
    </w:p>
    <w:p w14:paraId="69B22912" w14:textId="77777777" w:rsidR="00FD41BE" w:rsidRPr="00AC6C3A" w:rsidRDefault="00FD41BE" w:rsidP="00FD41BE">
      <w:pPr>
        <w:pStyle w:val="NormalWeb"/>
        <w:spacing w:after="0"/>
        <w:rPr>
          <w:rFonts w:ascii="Segoe UI" w:hAnsi="Segoe UI" w:cs="Segoe UI"/>
          <w:bCs/>
          <w:sz w:val="22"/>
          <w:szCs w:val="22"/>
        </w:rPr>
      </w:pPr>
    </w:p>
    <w:p w14:paraId="72DE824F" w14:textId="77777777" w:rsidR="00FD41BE" w:rsidRPr="00AC6C3A" w:rsidRDefault="00FD41BE" w:rsidP="00FD41BE">
      <w:pPr>
        <w:pStyle w:val="NormalWeb"/>
        <w:spacing w:after="0"/>
        <w:rPr>
          <w:rFonts w:ascii="Segoe UI" w:hAnsi="Segoe UI" w:cs="Segoe UI"/>
          <w:bCs/>
          <w:sz w:val="22"/>
          <w:szCs w:val="22"/>
        </w:rPr>
      </w:pPr>
      <w:r w:rsidRPr="00AC6C3A">
        <w:rPr>
          <w:rFonts w:ascii="Segoe UI" w:hAnsi="Segoe UI" w:cs="Segoe UI"/>
          <w:bCs/>
          <w:sz w:val="22"/>
          <w:szCs w:val="22"/>
        </w:rPr>
        <w:t>Privately access services on the Azure platform: Connect your virtual network to services in Azure without a public IP address at the source or destination. Service providers can render their services in their own virtual network and consumers can access those services in their local virtual network. The Private Link platform will handle the connectivity between the consumer and services over the Azure backbone network.</w:t>
      </w:r>
    </w:p>
    <w:p w14:paraId="5D3A0AAE" w14:textId="77777777" w:rsidR="00FD41BE" w:rsidRPr="00AC6C3A" w:rsidRDefault="00FD41BE" w:rsidP="00FD41BE">
      <w:pPr>
        <w:pStyle w:val="NormalWeb"/>
        <w:spacing w:after="0"/>
        <w:rPr>
          <w:rFonts w:ascii="Segoe UI" w:hAnsi="Segoe UI" w:cs="Segoe UI"/>
          <w:bCs/>
          <w:sz w:val="22"/>
          <w:szCs w:val="22"/>
        </w:rPr>
      </w:pPr>
    </w:p>
    <w:p w14:paraId="16B8AA54" w14:textId="77777777" w:rsidR="00FD41BE" w:rsidRPr="00AC6C3A" w:rsidRDefault="00FD41BE" w:rsidP="00FD41BE">
      <w:pPr>
        <w:pStyle w:val="NormalWeb"/>
        <w:spacing w:after="0"/>
        <w:rPr>
          <w:rFonts w:ascii="Segoe UI" w:hAnsi="Segoe UI" w:cs="Segoe UI"/>
          <w:bCs/>
          <w:sz w:val="22"/>
          <w:szCs w:val="22"/>
        </w:rPr>
      </w:pPr>
      <w:r w:rsidRPr="00AC6C3A">
        <w:rPr>
          <w:rFonts w:ascii="Segoe UI" w:hAnsi="Segoe UI" w:cs="Segoe UI"/>
          <w:bCs/>
          <w:sz w:val="22"/>
          <w:szCs w:val="22"/>
        </w:rPr>
        <w:t>On-premises and peered networks: Access services running in Azure from on-premises over ExpressRoute private peering, VPN tunnels, and peered virtual networks using private endpoints. There's no need to set up public peering or traverse the internet to reach the service. Private Link provides a secure way to migrate workloads to Azure.</w:t>
      </w:r>
    </w:p>
    <w:p w14:paraId="456B0852" w14:textId="77777777" w:rsidR="00FD41BE" w:rsidRPr="00AC6C3A" w:rsidRDefault="00FD41BE" w:rsidP="00FD41BE">
      <w:pPr>
        <w:pStyle w:val="NormalWeb"/>
        <w:spacing w:after="0"/>
        <w:rPr>
          <w:rFonts w:ascii="Segoe UI" w:hAnsi="Segoe UI" w:cs="Segoe UI"/>
          <w:bCs/>
          <w:sz w:val="22"/>
          <w:szCs w:val="22"/>
        </w:rPr>
      </w:pPr>
    </w:p>
    <w:p w14:paraId="362B0748" w14:textId="77777777" w:rsidR="00FD41BE" w:rsidRPr="00AC6C3A" w:rsidRDefault="00FD41BE" w:rsidP="00FD41BE">
      <w:pPr>
        <w:pStyle w:val="NormalWeb"/>
        <w:spacing w:after="0"/>
        <w:rPr>
          <w:rFonts w:ascii="Segoe UI" w:hAnsi="Segoe UI" w:cs="Segoe UI"/>
          <w:bCs/>
          <w:sz w:val="22"/>
          <w:szCs w:val="22"/>
        </w:rPr>
      </w:pPr>
      <w:r w:rsidRPr="00AC6C3A">
        <w:rPr>
          <w:rFonts w:ascii="Segoe UI" w:hAnsi="Segoe UI" w:cs="Segoe UI"/>
          <w:bCs/>
          <w:sz w:val="22"/>
          <w:szCs w:val="22"/>
        </w:rPr>
        <w:t>Protection against data leakage: A private endpoint is mapped to an instance of a PaaS resource instead of the entire service. Consumers can only connect to the specific resource. Access to any other resource in the service is blocked. This mechanism provides protection against data leakage risks.</w:t>
      </w:r>
    </w:p>
    <w:p w14:paraId="2BC338AA" w14:textId="77777777" w:rsidR="00FD41BE" w:rsidRPr="00AC6C3A" w:rsidRDefault="00FD41BE" w:rsidP="00FD41BE">
      <w:pPr>
        <w:pStyle w:val="NormalWeb"/>
        <w:spacing w:after="0"/>
        <w:rPr>
          <w:rFonts w:ascii="Segoe UI" w:hAnsi="Segoe UI" w:cs="Segoe UI"/>
          <w:bCs/>
          <w:sz w:val="22"/>
          <w:szCs w:val="22"/>
        </w:rPr>
      </w:pPr>
    </w:p>
    <w:p w14:paraId="7B618D9F" w14:textId="77777777" w:rsidR="00FD41BE" w:rsidRPr="00AC6C3A" w:rsidRDefault="00FD41BE" w:rsidP="00FD41BE">
      <w:pPr>
        <w:pStyle w:val="NormalWeb"/>
        <w:spacing w:after="0"/>
        <w:rPr>
          <w:rFonts w:ascii="Segoe UI" w:hAnsi="Segoe UI" w:cs="Segoe UI"/>
          <w:bCs/>
          <w:sz w:val="22"/>
          <w:szCs w:val="22"/>
        </w:rPr>
      </w:pPr>
      <w:r w:rsidRPr="00AC6C3A">
        <w:rPr>
          <w:rFonts w:ascii="Segoe UI" w:hAnsi="Segoe UI" w:cs="Segoe UI"/>
          <w:bCs/>
          <w:sz w:val="22"/>
          <w:szCs w:val="22"/>
        </w:rPr>
        <w:t>Global reach: Connect privately to services running in other regions. The consumer's virtual network could be in region A and it can connect to services behind Private Link in region B.</w:t>
      </w:r>
    </w:p>
    <w:p w14:paraId="688311FB" w14:textId="77777777" w:rsidR="00FD41BE" w:rsidRPr="00AC6C3A" w:rsidRDefault="00FD41BE" w:rsidP="00FD41BE">
      <w:pPr>
        <w:pStyle w:val="NormalWeb"/>
        <w:spacing w:after="0"/>
        <w:rPr>
          <w:rFonts w:ascii="Segoe UI" w:hAnsi="Segoe UI" w:cs="Segoe UI"/>
          <w:bCs/>
          <w:sz w:val="22"/>
          <w:szCs w:val="22"/>
        </w:rPr>
      </w:pPr>
    </w:p>
    <w:p w14:paraId="5A467E8F" w14:textId="0755C8E4" w:rsidR="00FD41BE" w:rsidRPr="00AC6C3A" w:rsidRDefault="00FD41BE" w:rsidP="00FD41BE">
      <w:pPr>
        <w:pStyle w:val="NormalWeb"/>
        <w:spacing w:before="0" w:beforeAutospacing="0" w:after="0" w:afterAutospacing="0"/>
        <w:rPr>
          <w:rFonts w:ascii="Segoe UI" w:hAnsi="Segoe UI" w:cs="Segoe UI"/>
          <w:bCs/>
          <w:sz w:val="22"/>
          <w:szCs w:val="22"/>
        </w:rPr>
      </w:pPr>
      <w:r w:rsidRPr="00AC6C3A">
        <w:rPr>
          <w:rFonts w:ascii="Segoe UI" w:hAnsi="Segoe UI" w:cs="Segoe UI"/>
          <w:bCs/>
          <w:sz w:val="22"/>
          <w:szCs w:val="22"/>
        </w:rPr>
        <w:t>Extend to your own services: Enable the same experience and functionality to render your service privately to consumers in Azure. By placing your service behind a standard Azure Load Balancer, you can enable it for Private Link. The consumer can then connect directly to your service using a private endpoint in their own virtual network. You can manage the connection requests using an approval call flow. Azure Private Link works for consumers and services belonging to different Azure Active Directory tenants.</w:t>
      </w:r>
    </w:p>
    <w:p w14:paraId="1E2A6C56" w14:textId="77777777" w:rsidR="0039712C" w:rsidRPr="00467E93" w:rsidRDefault="0039712C" w:rsidP="00E71FF3">
      <w:pPr>
        <w:pStyle w:val="NormalWeb"/>
        <w:spacing w:before="0" w:beforeAutospacing="0" w:after="0" w:afterAutospacing="0"/>
        <w:rPr>
          <w:rFonts w:ascii="Segoe UI" w:hAnsi="Segoe UI" w:cs="Segoe UI"/>
          <w:b/>
          <w:color w:val="0070C0"/>
          <w:sz w:val="22"/>
          <w:szCs w:val="22"/>
        </w:rPr>
      </w:pPr>
    </w:p>
    <w:p w14:paraId="0C84A8C5" w14:textId="13DF36D5" w:rsidR="00D37BC4" w:rsidRPr="00467E93" w:rsidRDefault="00D37BC4" w:rsidP="00873944">
      <w:pPr>
        <w:pStyle w:val="Heading3"/>
        <w:rPr>
          <w:rFonts w:cs="Segoe UI"/>
          <w:b w:val="0"/>
          <w:sz w:val="22"/>
          <w:szCs w:val="22"/>
        </w:rPr>
      </w:pPr>
      <w:bookmarkStart w:id="29" w:name="_Toc8945447"/>
      <w:r w:rsidRPr="00467E93">
        <w:rPr>
          <w:rFonts w:cs="Segoe UI"/>
          <w:b w:val="0"/>
          <w:sz w:val="22"/>
          <w:szCs w:val="22"/>
        </w:rPr>
        <w:t xml:space="preserve">Network </w:t>
      </w:r>
      <w:r w:rsidR="00873944" w:rsidRPr="00467E93">
        <w:rPr>
          <w:rFonts w:cs="Segoe UI"/>
          <w:b w:val="0"/>
          <w:sz w:val="22"/>
          <w:szCs w:val="22"/>
        </w:rPr>
        <w:t>M</w:t>
      </w:r>
      <w:r w:rsidRPr="00467E93">
        <w:rPr>
          <w:rFonts w:cs="Segoe UI"/>
          <w:b w:val="0"/>
          <w:sz w:val="22"/>
          <w:szCs w:val="22"/>
        </w:rPr>
        <w:t xml:space="preserve">onitoring </w:t>
      </w:r>
      <w:r w:rsidR="00873944" w:rsidRPr="00467E93">
        <w:rPr>
          <w:rFonts w:cs="Segoe UI"/>
          <w:b w:val="0"/>
          <w:sz w:val="22"/>
          <w:szCs w:val="22"/>
        </w:rPr>
        <w:t>R</w:t>
      </w:r>
      <w:r w:rsidRPr="00467E93">
        <w:rPr>
          <w:rFonts w:cs="Segoe UI"/>
          <w:b w:val="0"/>
          <w:sz w:val="22"/>
          <w:szCs w:val="22"/>
        </w:rPr>
        <w:t>equirements</w:t>
      </w:r>
      <w:bookmarkEnd w:id="29"/>
    </w:p>
    <w:p w14:paraId="42358A2E" w14:textId="75B536AF" w:rsidR="00E71FF3" w:rsidRPr="00467E93" w:rsidRDefault="00E71FF3" w:rsidP="00E71FF3">
      <w:pPr>
        <w:pStyle w:val="NormalWeb"/>
        <w:spacing w:before="0" w:beforeAutospacing="0" w:after="0" w:afterAutospacing="0"/>
        <w:rPr>
          <w:rFonts w:ascii="Segoe UI" w:hAnsi="Segoe UI" w:cs="Segoe UI"/>
          <w:b/>
          <w:sz w:val="22"/>
          <w:szCs w:val="22"/>
        </w:rPr>
      </w:pPr>
    </w:p>
    <w:p w14:paraId="43FFCBCA" w14:textId="463B8345" w:rsidR="00D37BC4" w:rsidRPr="00467E93" w:rsidRDefault="00D37BC4" w:rsidP="000003DC">
      <w:pPr>
        <w:pStyle w:val="NormalWeb"/>
        <w:numPr>
          <w:ilvl w:val="0"/>
          <w:numId w:val="34"/>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In Azure the network fabric is the </w:t>
      </w:r>
      <w:r w:rsidR="004F6776" w:rsidRPr="00467E93">
        <w:rPr>
          <w:rFonts w:ascii="Segoe UI" w:hAnsi="Segoe UI" w:cs="Segoe UI"/>
          <w:sz w:val="22"/>
          <w:szCs w:val="22"/>
        </w:rPr>
        <w:t xml:space="preserve">responsible of Microsoft, so no monitoring of physical infrastructure is required. </w:t>
      </w:r>
    </w:p>
    <w:p w14:paraId="4B034A63" w14:textId="6A0549CB" w:rsidR="0060043B" w:rsidRPr="00467E93" w:rsidRDefault="0060043B" w:rsidP="000003DC">
      <w:pPr>
        <w:pStyle w:val="NormalWeb"/>
        <w:numPr>
          <w:ilvl w:val="0"/>
          <w:numId w:val="34"/>
        </w:numPr>
        <w:spacing w:before="0" w:beforeAutospacing="0" w:after="0" w:afterAutospacing="0"/>
        <w:rPr>
          <w:rFonts w:ascii="Segoe UI" w:hAnsi="Segoe UI" w:cs="Segoe UI"/>
          <w:sz w:val="22"/>
          <w:szCs w:val="22"/>
        </w:rPr>
      </w:pPr>
      <w:r w:rsidRPr="00467E93">
        <w:rPr>
          <w:rFonts w:ascii="Segoe UI" w:hAnsi="Segoe UI" w:cs="Segoe UI"/>
          <w:sz w:val="22"/>
          <w:szCs w:val="22"/>
        </w:rPr>
        <w:t>Even with Azure IaaS VMs there is no access to the underlying network fabric</w:t>
      </w:r>
    </w:p>
    <w:p w14:paraId="060D012A" w14:textId="77777777" w:rsidR="0060043B" w:rsidRPr="00467E93" w:rsidRDefault="0060043B" w:rsidP="000003DC">
      <w:pPr>
        <w:pStyle w:val="NormalWeb"/>
        <w:numPr>
          <w:ilvl w:val="0"/>
          <w:numId w:val="34"/>
        </w:numPr>
        <w:spacing w:before="0" w:beforeAutospacing="0" w:after="0" w:afterAutospacing="0"/>
        <w:rPr>
          <w:rFonts w:ascii="Segoe UI" w:hAnsi="Segoe UI" w:cs="Segoe UI"/>
          <w:sz w:val="22"/>
          <w:szCs w:val="22"/>
        </w:rPr>
      </w:pPr>
      <w:r w:rsidRPr="00467E93">
        <w:rPr>
          <w:rFonts w:ascii="Segoe UI" w:hAnsi="Segoe UI" w:cs="Segoe UI"/>
          <w:sz w:val="22"/>
          <w:szCs w:val="22"/>
        </w:rPr>
        <w:t>This means no fabric level monitoring tools can be used</w:t>
      </w:r>
    </w:p>
    <w:p w14:paraId="7CA3CBA9" w14:textId="77777777" w:rsidR="0060043B" w:rsidRPr="00467E93" w:rsidRDefault="0060043B" w:rsidP="000003DC">
      <w:pPr>
        <w:pStyle w:val="NormalWeb"/>
        <w:numPr>
          <w:ilvl w:val="0"/>
          <w:numId w:val="34"/>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Any agent can run with in the VM to examine local traffic and pass details to a target </w:t>
      </w:r>
    </w:p>
    <w:p w14:paraId="2A39E5DB" w14:textId="77777777" w:rsidR="0060043B" w:rsidRPr="00467E93" w:rsidRDefault="0060043B" w:rsidP="000003DC">
      <w:pPr>
        <w:pStyle w:val="NormalWeb"/>
        <w:numPr>
          <w:ilvl w:val="0"/>
          <w:numId w:val="34"/>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No network monitoring in promiscuous mode will work </w:t>
      </w:r>
    </w:p>
    <w:p w14:paraId="257FDBCA" w14:textId="4C993149" w:rsidR="00B550D1" w:rsidRPr="00467E93" w:rsidRDefault="0060043B" w:rsidP="00776093">
      <w:pPr>
        <w:pStyle w:val="NormalWeb"/>
        <w:spacing w:before="0" w:beforeAutospacing="0" w:after="0" w:afterAutospacing="0"/>
        <w:rPr>
          <w:rFonts w:ascii="Segoe UI" w:hAnsi="Segoe UI" w:cs="Segoe UI"/>
          <w:sz w:val="22"/>
          <w:szCs w:val="22"/>
        </w:rPr>
      </w:pPr>
      <w:r w:rsidRPr="00467E93">
        <w:rPr>
          <w:rFonts w:ascii="Segoe UI" w:hAnsi="Segoe UI" w:cs="Segoe UI"/>
          <w:sz w:val="22"/>
          <w:szCs w:val="22"/>
        </w:rPr>
        <w:t xml:space="preserve">  </w:t>
      </w:r>
    </w:p>
    <w:p w14:paraId="4AF87382" w14:textId="34B52CAE" w:rsidR="0094605D" w:rsidRPr="00467E93" w:rsidRDefault="0010616C" w:rsidP="00873944">
      <w:pPr>
        <w:pStyle w:val="Heading3"/>
        <w:rPr>
          <w:rFonts w:cs="Segoe UI"/>
          <w:b w:val="0"/>
          <w:sz w:val="22"/>
          <w:szCs w:val="22"/>
        </w:rPr>
      </w:pPr>
      <w:bookmarkStart w:id="30" w:name="_Toc8945448"/>
      <w:r w:rsidRPr="00467E93">
        <w:rPr>
          <w:rFonts w:cs="Segoe UI"/>
          <w:b w:val="0"/>
          <w:sz w:val="22"/>
          <w:szCs w:val="22"/>
        </w:rPr>
        <w:t>Azure Monitor</w:t>
      </w:r>
      <w:bookmarkEnd w:id="30"/>
      <w:r w:rsidR="0094605D" w:rsidRPr="00467E93">
        <w:rPr>
          <w:rFonts w:cs="Segoe UI"/>
          <w:b w:val="0"/>
          <w:sz w:val="22"/>
          <w:szCs w:val="22"/>
        </w:rPr>
        <w:t xml:space="preserve"> </w:t>
      </w:r>
    </w:p>
    <w:p w14:paraId="730A4A01" w14:textId="4B135321" w:rsidR="0010616C" w:rsidRPr="00467E93" w:rsidRDefault="0010616C" w:rsidP="000003DC">
      <w:pPr>
        <w:pStyle w:val="NormalWeb"/>
        <w:numPr>
          <w:ilvl w:val="0"/>
          <w:numId w:val="35"/>
        </w:numPr>
        <w:spacing w:before="0" w:beforeAutospacing="0" w:after="0" w:afterAutospacing="0"/>
        <w:rPr>
          <w:rFonts w:ascii="Segoe UI" w:hAnsi="Segoe UI" w:cs="Segoe UI"/>
          <w:sz w:val="22"/>
          <w:szCs w:val="22"/>
        </w:rPr>
      </w:pPr>
      <w:r w:rsidRPr="00467E93">
        <w:rPr>
          <w:rFonts w:ascii="Segoe UI" w:hAnsi="Segoe UI" w:cs="Segoe UI"/>
          <w:sz w:val="22"/>
          <w:szCs w:val="22"/>
        </w:rPr>
        <w:t>A single source for the monitoring of Azure resource</w:t>
      </w:r>
    </w:p>
    <w:p w14:paraId="3F68F7B3" w14:textId="404AD87F" w:rsidR="0010616C" w:rsidRPr="00467E93" w:rsidRDefault="0010616C" w:rsidP="000003DC">
      <w:pPr>
        <w:pStyle w:val="NormalWeb"/>
        <w:numPr>
          <w:ilvl w:val="0"/>
          <w:numId w:val="35"/>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Provide insight into log metric alerts </w:t>
      </w:r>
    </w:p>
    <w:p w14:paraId="126051F6" w14:textId="354F32E0" w:rsidR="0010616C" w:rsidRPr="00467E93" w:rsidRDefault="0010616C" w:rsidP="000003DC">
      <w:pPr>
        <w:pStyle w:val="NormalWeb"/>
        <w:numPr>
          <w:ilvl w:val="0"/>
          <w:numId w:val="35"/>
        </w:numPr>
        <w:spacing w:before="0" w:beforeAutospacing="0" w:after="0" w:afterAutospacing="0"/>
        <w:rPr>
          <w:rFonts w:ascii="Segoe UI" w:hAnsi="Segoe UI" w:cs="Segoe UI"/>
          <w:b/>
          <w:sz w:val="22"/>
          <w:szCs w:val="22"/>
        </w:rPr>
      </w:pPr>
      <w:r w:rsidRPr="00467E93">
        <w:rPr>
          <w:rFonts w:ascii="Segoe UI" w:hAnsi="Segoe UI" w:cs="Segoe UI"/>
          <w:sz w:val="22"/>
          <w:szCs w:val="22"/>
        </w:rPr>
        <w:t>Can create action groups which can be utilized as part of alerts to perform multiple actions centrally defined</w:t>
      </w:r>
      <w:r w:rsidRPr="00467E93">
        <w:rPr>
          <w:rFonts w:ascii="Segoe UI" w:hAnsi="Segoe UI" w:cs="Segoe UI"/>
          <w:b/>
          <w:sz w:val="22"/>
          <w:szCs w:val="22"/>
        </w:rPr>
        <w:t xml:space="preserve"> </w:t>
      </w:r>
    </w:p>
    <w:p w14:paraId="3A5F815C" w14:textId="3914AAC7" w:rsidR="003926B5" w:rsidRPr="00467E93" w:rsidRDefault="003926B5" w:rsidP="003926B5">
      <w:pPr>
        <w:pStyle w:val="NormalWeb"/>
        <w:spacing w:before="0" w:beforeAutospacing="0" w:after="0" w:afterAutospacing="0"/>
        <w:rPr>
          <w:rFonts w:ascii="Segoe UI" w:hAnsi="Segoe UI" w:cs="Segoe UI"/>
          <w:b/>
          <w:sz w:val="22"/>
          <w:szCs w:val="22"/>
        </w:rPr>
      </w:pPr>
    </w:p>
    <w:p w14:paraId="3F6CD9A7" w14:textId="318148F1" w:rsidR="00F927E1" w:rsidRPr="00467E93" w:rsidRDefault="001849CF" w:rsidP="00F927E1">
      <w:pPr>
        <w:pStyle w:val="Heading3"/>
        <w:rPr>
          <w:rFonts w:cs="Segoe UI"/>
          <w:b w:val="0"/>
          <w:sz w:val="22"/>
          <w:szCs w:val="22"/>
        </w:rPr>
      </w:pPr>
      <w:bookmarkStart w:id="31" w:name="_Toc8945449"/>
      <w:r w:rsidRPr="00467E93">
        <w:rPr>
          <w:rFonts w:cs="Segoe UI"/>
          <w:b w:val="0"/>
          <w:sz w:val="22"/>
          <w:szCs w:val="22"/>
        </w:rPr>
        <w:t>Azure Network Watcher</w:t>
      </w:r>
      <w:bookmarkEnd w:id="31"/>
    </w:p>
    <w:p w14:paraId="47D80D08" w14:textId="77777777" w:rsidR="00F927E1" w:rsidRPr="00467E93" w:rsidRDefault="00F927E1" w:rsidP="00F927E1">
      <w:pPr>
        <w:rPr>
          <w:rFonts w:ascii="Segoe UI" w:hAnsi="Segoe UI" w:cs="Segoe UI"/>
          <w:sz w:val="22"/>
          <w:szCs w:val="22"/>
        </w:rPr>
      </w:pPr>
    </w:p>
    <w:p w14:paraId="251515DA" w14:textId="67B39C37" w:rsidR="001849CF" w:rsidRPr="00467E93" w:rsidRDefault="001849CF" w:rsidP="000003DC">
      <w:pPr>
        <w:pStyle w:val="NormalWeb"/>
        <w:numPr>
          <w:ilvl w:val="0"/>
          <w:numId w:val="36"/>
        </w:numPr>
        <w:spacing w:before="0" w:beforeAutospacing="0" w:after="0" w:afterAutospacing="0"/>
        <w:rPr>
          <w:rFonts w:ascii="Segoe UI" w:hAnsi="Segoe UI" w:cs="Segoe UI"/>
          <w:sz w:val="22"/>
          <w:szCs w:val="22"/>
        </w:rPr>
      </w:pPr>
      <w:r w:rsidRPr="00467E93">
        <w:rPr>
          <w:rFonts w:ascii="Segoe UI" w:hAnsi="Segoe UI" w:cs="Segoe UI"/>
          <w:sz w:val="22"/>
          <w:szCs w:val="22"/>
        </w:rPr>
        <w:t>An instance is deployed to a region for services in that region</w:t>
      </w:r>
    </w:p>
    <w:p w14:paraId="2F33227C" w14:textId="7CDE9FFE" w:rsidR="001849CF" w:rsidRPr="00467E93" w:rsidRDefault="001849CF" w:rsidP="000003DC">
      <w:pPr>
        <w:pStyle w:val="NormalWeb"/>
        <w:numPr>
          <w:ilvl w:val="0"/>
          <w:numId w:val="36"/>
        </w:numPr>
        <w:spacing w:before="0" w:beforeAutospacing="0" w:after="0" w:afterAutospacing="0"/>
        <w:rPr>
          <w:rFonts w:ascii="Segoe UI" w:hAnsi="Segoe UI" w:cs="Segoe UI"/>
          <w:sz w:val="22"/>
          <w:szCs w:val="22"/>
        </w:rPr>
      </w:pPr>
      <w:r w:rsidRPr="00467E93">
        <w:rPr>
          <w:rFonts w:ascii="Segoe UI" w:hAnsi="Segoe UI" w:cs="Segoe UI"/>
          <w:sz w:val="22"/>
          <w:szCs w:val="22"/>
        </w:rPr>
        <w:t>Large number of capabilities</w:t>
      </w:r>
    </w:p>
    <w:p w14:paraId="03ACC924" w14:textId="0A01C9E4" w:rsidR="001849CF" w:rsidRPr="00467E93" w:rsidRDefault="001849CF" w:rsidP="000003DC">
      <w:pPr>
        <w:pStyle w:val="NormalWeb"/>
        <w:numPr>
          <w:ilvl w:val="0"/>
          <w:numId w:val="36"/>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Topology viewer </w:t>
      </w:r>
    </w:p>
    <w:p w14:paraId="01AAEE3F" w14:textId="7FA98D1C" w:rsidR="001849CF" w:rsidRPr="00467E93" w:rsidRDefault="001849CF" w:rsidP="000003DC">
      <w:pPr>
        <w:pStyle w:val="NormalWeb"/>
        <w:numPr>
          <w:ilvl w:val="0"/>
          <w:numId w:val="36"/>
        </w:numPr>
        <w:spacing w:before="0" w:beforeAutospacing="0" w:after="0" w:afterAutospacing="0"/>
        <w:rPr>
          <w:rFonts w:ascii="Segoe UI" w:hAnsi="Segoe UI" w:cs="Segoe UI"/>
          <w:sz w:val="22"/>
          <w:szCs w:val="22"/>
        </w:rPr>
      </w:pPr>
      <w:r w:rsidRPr="00467E93">
        <w:rPr>
          <w:rFonts w:ascii="Segoe UI" w:hAnsi="Segoe UI" w:cs="Segoe UI"/>
          <w:sz w:val="22"/>
          <w:szCs w:val="22"/>
        </w:rPr>
        <w:t>Packet capture (Via an agent installed into VM)</w:t>
      </w:r>
    </w:p>
    <w:p w14:paraId="2697617C" w14:textId="20E4E964" w:rsidR="001849CF" w:rsidRPr="00467E93" w:rsidRDefault="001849CF" w:rsidP="000003DC">
      <w:pPr>
        <w:pStyle w:val="NormalWeb"/>
        <w:numPr>
          <w:ilvl w:val="0"/>
          <w:numId w:val="36"/>
        </w:numPr>
        <w:spacing w:before="0" w:beforeAutospacing="0" w:after="0" w:afterAutospacing="0"/>
        <w:rPr>
          <w:rFonts w:ascii="Segoe UI" w:hAnsi="Segoe UI" w:cs="Segoe UI"/>
          <w:sz w:val="22"/>
          <w:szCs w:val="22"/>
        </w:rPr>
      </w:pPr>
      <w:r w:rsidRPr="00467E93">
        <w:rPr>
          <w:rFonts w:ascii="Segoe UI" w:hAnsi="Segoe UI" w:cs="Segoe UI"/>
          <w:sz w:val="22"/>
          <w:szCs w:val="22"/>
        </w:rPr>
        <w:lastRenderedPageBreak/>
        <w:t xml:space="preserve">IP flow verify and next hop determination </w:t>
      </w:r>
    </w:p>
    <w:p w14:paraId="08DA7434" w14:textId="3B3DF660" w:rsidR="001849CF" w:rsidRPr="00467E93" w:rsidRDefault="001849CF" w:rsidP="000003DC">
      <w:pPr>
        <w:pStyle w:val="NormalWeb"/>
        <w:numPr>
          <w:ilvl w:val="0"/>
          <w:numId w:val="36"/>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Connection monitor and troubleshoot </w:t>
      </w:r>
    </w:p>
    <w:p w14:paraId="536FD9C1" w14:textId="1DA5A45C" w:rsidR="001849CF" w:rsidRPr="00467E93" w:rsidRDefault="001849CF" w:rsidP="000003DC">
      <w:pPr>
        <w:pStyle w:val="NormalWeb"/>
        <w:numPr>
          <w:ilvl w:val="0"/>
          <w:numId w:val="36"/>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Security group viewer </w:t>
      </w:r>
    </w:p>
    <w:p w14:paraId="769F3143" w14:textId="26CFA294" w:rsidR="001849CF" w:rsidRPr="00467E93" w:rsidRDefault="001849CF" w:rsidP="000003DC">
      <w:pPr>
        <w:pStyle w:val="NormalWeb"/>
        <w:numPr>
          <w:ilvl w:val="0"/>
          <w:numId w:val="36"/>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NSG flow logging </w:t>
      </w:r>
    </w:p>
    <w:p w14:paraId="069CDF23" w14:textId="07B4DF8E" w:rsidR="001849CF" w:rsidRPr="00467E93" w:rsidRDefault="001849CF" w:rsidP="000003DC">
      <w:pPr>
        <w:pStyle w:val="NormalWeb"/>
        <w:numPr>
          <w:ilvl w:val="0"/>
          <w:numId w:val="36"/>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Virtual network gateway and virtual network connection troubleshooting </w:t>
      </w:r>
    </w:p>
    <w:p w14:paraId="40F0ED47" w14:textId="10F5C52D" w:rsidR="001849CF" w:rsidRPr="00467E93" w:rsidRDefault="001849CF" w:rsidP="000003DC">
      <w:pPr>
        <w:pStyle w:val="NormalWeb"/>
        <w:numPr>
          <w:ilvl w:val="0"/>
          <w:numId w:val="36"/>
        </w:numPr>
        <w:spacing w:before="0" w:beforeAutospacing="0" w:after="0" w:afterAutospacing="0"/>
        <w:rPr>
          <w:rFonts w:ascii="Segoe UI" w:hAnsi="Segoe UI" w:cs="Segoe UI"/>
          <w:sz w:val="22"/>
          <w:szCs w:val="22"/>
        </w:rPr>
      </w:pPr>
      <w:r w:rsidRPr="00467E93">
        <w:rPr>
          <w:rFonts w:ascii="Segoe UI" w:hAnsi="Segoe UI" w:cs="Segoe UI"/>
          <w:sz w:val="22"/>
          <w:szCs w:val="22"/>
        </w:rPr>
        <w:t xml:space="preserve">Network use against subscription limits </w:t>
      </w:r>
    </w:p>
    <w:p w14:paraId="7114CD67" w14:textId="7314B4BB" w:rsidR="00632C5F" w:rsidRDefault="004C66E8" w:rsidP="000003DC">
      <w:pPr>
        <w:pStyle w:val="NormalWeb"/>
        <w:numPr>
          <w:ilvl w:val="0"/>
          <w:numId w:val="36"/>
        </w:numPr>
        <w:spacing w:before="0" w:beforeAutospacing="0" w:after="0" w:afterAutospacing="0"/>
        <w:rPr>
          <w:rFonts w:ascii="Segoe UI" w:hAnsi="Segoe UI" w:cs="Segoe UI"/>
          <w:sz w:val="22"/>
          <w:szCs w:val="22"/>
        </w:rPr>
      </w:pPr>
      <w:r w:rsidRPr="00467E93">
        <w:rPr>
          <w:rFonts w:ascii="Segoe UI" w:hAnsi="Segoe UI" w:cs="Segoe UI"/>
          <w:sz w:val="22"/>
          <w:szCs w:val="22"/>
        </w:rPr>
        <w:t>Enable or disable log for resource for virtual network</w:t>
      </w:r>
    </w:p>
    <w:p w14:paraId="7C665680" w14:textId="7D117457" w:rsidR="00CC25AF" w:rsidRDefault="00CC25AF" w:rsidP="00CC25AF">
      <w:pPr>
        <w:pStyle w:val="NormalWeb"/>
        <w:spacing w:before="0" w:beforeAutospacing="0" w:after="0" w:afterAutospacing="0"/>
        <w:rPr>
          <w:rFonts w:ascii="Segoe UI" w:hAnsi="Segoe UI" w:cs="Segoe UI"/>
          <w:sz w:val="22"/>
          <w:szCs w:val="22"/>
        </w:rPr>
      </w:pPr>
    </w:p>
    <w:p w14:paraId="7EEA3005" w14:textId="228B6117" w:rsidR="00FA77DE" w:rsidRPr="009602E2" w:rsidRDefault="009602E2" w:rsidP="009602E2">
      <w:pPr>
        <w:pStyle w:val="Heading3"/>
        <w:rPr>
          <w:rFonts w:cs="Segoe UI"/>
          <w:b w:val="0"/>
          <w:sz w:val="22"/>
          <w:szCs w:val="22"/>
        </w:rPr>
      </w:pPr>
      <w:r w:rsidRPr="009602E2">
        <w:rPr>
          <w:rFonts w:cs="Segoe UI"/>
          <w:b w:val="0"/>
          <w:sz w:val="22"/>
          <w:szCs w:val="22"/>
        </w:rPr>
        <w:t>Hub-spoke network topology</w:t>
      </w:r>
    </w:p>
    <w:p w14:paraId="51808828" w14:textId="4AF44491" w:rsidR="00FA77DE" w:rsidRDefault="00FA77DE" w:rsidP="00FA77DE">
      <w:pPr>
        <w:pStyle w:val="NormalWeb"/>
        <w:spacing w:before="0" w:beforeAutospacing="0" w:after="0" w:afterAutospacing="0"/>
        <w:rPr>
          <w:rFonts w:ascii="Segoe UI" w:hAnsi="Segoe UI" w:cs="Segoe UI"/>
          <w:sz w:val="22"/>
          <w:szCs w:val="22"/>
        </w:rPr>
      </w:pPr>
    </w:p>
    <w:p w14:paraId="17F746F2" w14:textId="01A17CEF" w:rsidR="00FA77DE" w:rsidRDefault="009602E2" w:rsidP="00FA77DE">
      <w:pPr>
        <w:pStyle w:val="NormalWeb"/>
        <w:spacing w:before="0" w:beforeAutospacing="0" w:after="0" w:afterAutospacing="0"/>
        <w:rPr>
          <w:rFonts w:ascii="Segoe UI" w:hAnsi="Segoe UI" w:cs="Segoe UI"/>
          <w:sz w:val="22"/>
          <w:szCs w:val="22"/>
        </w:rPr>
      </w:pPr>
      <w:r w:rsidRPr="009602E2">
        <w:rPr>
          <w:rFonts w:ascii="Segoe UI" w:hAnsi="Segoe UI" w:cs="Segoe UI"/>
          <w:sz w:val="22"/>
          <w:szCs w:val="22"/>
        </w:rPr>
        <w:t>This reference architecture shows how to implement a hub-spoke topology in Azure. The hub is a virtual network in Azure that acts as a central point of connectivity to your on-premises network. The spokes are virtual networks that peer with the hub, and can be used to isolate workloads. Traffic flows between the on-premises datacenter and the hub through an ExpressRoute or VPN gateway connection</w:t>
      </w:r>
    </w:p>
    <w:p w14:paraId="2B4281C4" w14:textId="317904BC" w:rsidR="009602E2" w:rsidRDefault="009602E2" w:rsidP="00FA77DE">
      <w:pPr>
        <w:pStyle w:val="NormalWeb"/>
        <w:spacing w:before="0" w:beforeAutospacing="0" w:after="0" w:afterAutospacing="0"/>
        <w:rPr>
          <w:rFonts w:ascii="Segoe UI" w:hAnsi="Segoe UI" w:cs="Segoe UI"/>
          <w:sz w:val="22"/>
          <w:szCs w:val="22"/>
        </w:rPr>
      </w:pPr>
    </w:p>
    <w:p w14:paraId="0E629C53" w14:textId="77777777" w:rsidR="009602E2" w:rsidRPr="009602E2" w:rsidRDefault="009602E2" w:rsidP="009602E2">
      <w:pPr>
        <w:pStyle w:val="NormalWeb"/>
        <w:spacing w:after="0"/>
        <w:rPr>
          <w:rFonts w:ascii="Segoe UI" w:hAnsi="Segoe UI" w:cs="Segoe UI"/>
          <w:sz w:val="22"/>
          <w:szCs w:val="22"/>
        </w:rPr>
      </w:pPr>
      <w:r w:rsidRPr="009602E2">
        <w:rPr>
          <w:rFonts w:ascii="Segoe UI" w:hAnsi="Segoe UI" w:cs="Segoe UI"/>
          <w:sz w:val="22"/>
          <w:szCs w:val="22"/>
        </w:rPr>
        <w:t>The benefits of this topology include:</w:t>
      </w:r>
    </w:p>
    <w:p w14:paraId="7813D625" w14:textId="77777777" w:rsidR="009602E2" w:rsidRPr="009602E2" w:rsidRDefault="009602E2" w:rsidP="009602E2">
      <w:pPr>
        <w:pStyle w:val="NormalWeb"/>
        <w:spacing w:after="0"/>
        <w:rPr>
          <w:rFonts w:ascii="Segoe UI" w:hAnsi="Segoe UI" w:cs="Segoe UI"/>
          <w:sz w:val="22"/>
          <w:szCs w:val="22"/>
        </w:rPr>
      </w:pPr>
    </w:p>
    <w:p w14:paraId="2C0B39E9" w14:textId="77777777" w:rsidR="009602E2" w:rsidRPr="009602E2" w:rsidRDefault="009602E2" w:rsidP="009602E2">
      <w:pPr>
        <w:pStyle w:val="NormalWeb"/>
        <w:spacing w:after="0"/>
        <w:rPr>
          <w:rFonts w:ascii="Segoe UI" w:hAnsi="Segoe UI" w:cs="Segoe UI"/>
          <w:sz w:val="22"/>
          <w:szCs w:val="22"/>
        </w:rPr>
      </w:pPr>
      <w:r w:rsidRPr="009602E2">
        <w:rPr>
          <w:rFonts w:ascii="Segoe UI" w:hAnsi="Segoe UI" w:cs="Segoe UI"/>
          <w:sz w:val="22"/>
          <w:szCs w:val="22"/>
        </w:rPr>
        <w:t>Cost savings by centralizing services that can be shared by multiple workloads, such as network virtual appliances (NVAs) and DNS servers, in a single location.</w:t>
      </w:r>
    </w:p>
    <w:p w14:paraId="45B96BD9" w14:textId="77777777" w:rsidR="009602E2" w:rsidRPr="009602E2" w:rsidRDefault="009602E2" w:rsidP="009602E2">
      <w:pPr>
        <w:pStyle w:val="NormalWeb"/>
        <w:spacing w:after="0"/>
        <w:rPr>
          <w:rFonts w:ascii="Segoe UI" w:hAnsi="Segoe UI" w:cs="Segoe UI"/>
          <w:sz w:val="22"/>
          <w:szCs w:val="22"/>
        </w:rPr>
      </w:pPr>
      <w:r w:rsidRPr="009602E2">
        <w:rPr>
          <w:rFonts w:ascii="Segoe UI" w:hAnsi="Segoe UI" w:cs="Segoe UI"/>
          <w:sz w:val="22"/>
          <w:szCs w:val="22"/>
        </w:rPr>
        <w:t>Overcome subscriptions limits by peering virtual networks from different subscriptions to the central hub.</w:t>
      </w:r>
    </w:p>
    <w:p w14:paraId="756B3341" w14:textId="77777777" w:rsidR="009602E2" w:rsidRPr="009602E2" w:rsidRDefault="009602E2" w:rsidP="009602E2">
      <w:pPr>
        <w:pStyle w:val="NormalWeb"/>
        <w:spacing w:after="0"/>
        <w:rPr>
          <w:rFonts w:ascii="Segoe UI" w:hAnsi="Segoe UI" w:cs="Segoe UI"/>
          <w:sz w:val="22"/>
          <w:szCs w:val="22"/>
        </w:rPr>
      </w:pPr>
      <w:r w:rsidRPr="009602E2">
        <w:rPr>
          <w:rFonts w:ascii="Segoe UI" w:hAnsi="Segoe UI" w:cs="Segoe UI"/>
          <w:sz w:val="22"/>
          <w:szCs w:val="22"/>
        </w:rPr>
        <w:t xml:space="preserve">Separation of concerns between central IT (SecOps, </w:t>
      </w:r>
      <w:proofErr w:type="spellStart"/>
      <w:r w:rsidRPr="009602E2">
        <w:rPr>
          <w:rFonts w:ascii="Segoe UI" w:hAnsi="Segoe UI" w:cs="Segoe UI"/>
          <w:sz w:val="22"/>
          <w:szCs w:val="22"/>
        </w:rPr>
        <w:t>InfraOps</w:t>
      </w:r>
      <w:proofErr w:type="spellEnd"/>
      <w:r w:rsidRPr="009602E2">
        <w:rPr>
          <w:rFonts w:ascii="Segoe UI" w:hAnsi="Segoe UI" w:cs="Segoe UI"/>
          <w:sz w:val="22"/>
          <w:szCs w:val="22"/>
        </w:rPr>
        <w:t>) and workloads (DevOps).</w:t>
      </w:r>
    </w:p>
    <w:p w14:paraId="2C9A3322" w14:textId="77777777" w:rsidR="009602E2" w:rsidRPr="009602E2" w:rsidRDefault="009602E2" w:rsidP="009602E2">
      <w:pPr>
        <w:pStyle w:val="NormalWeb"/>
        <w:spacing w:after="0"/>
        <w:rPr>
          <w:rFonts w:ascii="Segoe UI" w:hAnsi="Segoe UI" w:cs="Segoe UI"/>
          <w:sz w:val="22"/>
          <w:szCs w:val="22"/>
        </w:rPr>
      </w:pPr>
      <w:r w:rsidRPr="009602E2">
        <w:rPr>
          <w:rFonts w:ascii="Segoe UI" w:hAnsi="Segoe UI" w:cs="Segoe UI"/>
          <w:sz w:val="22"/>
          <w:szCs w:val="22"/>
        </w:rPr>
        <w:t>Typical uses for this architecture include:</w:t>
      </w:r>
    </w:p>
    <w:p w14:paraId="32A87632" w14:textId="77777777" w:rsidR="009602E2" w:rsidRPr="009602E2" w:rsidRDefault="009602E2" w:rsidP="009602E2">
      <w:pPr>
        <w:pStyle w:val="NormalWeb"/>
        <w:spacing w:after="0"/>
        <w:rPr>
          <w:rFonts w:ascii="Segoe UI" w:hAnsi="Segoe UI" w:cs="Segoe UI"/>
          <w:sz w:val="22"/>
          <w:szCs w:val="22"/>
        </w:rPr>
      </w:pPr>
    </w:p>
    <w:p w14:paraId="03CB23A6" w14:textId="77777777" w:rsidR="009602E2" w:rsidRPr="009602E2" w:rsidRDefault="009602E2" w:rsidP="009602E2">
      <w:pPr>
        <w:pStyle w:val="NormalWeb"/>
        <w:spacing w:after="0"/>
        <w:rPr>
          <w:rFonts w:ascii="Segoe UI" w:hAnsi="Segoe UI" w:cs="Segoe UI"/>
          <w:sz w:val="22"/>
          <w:szCs w:val="22"/>
        </w:rPr>
      </w:pPr>
      <w:r w:rsidRPr="009602E2">
        <w:rPr>
          <w:rFonts w:ascii="Segoe UI" w:hAnsi="Segoe UI" w:cs="Segoe UI"/>
          <w:sz w:val="22"/>
          <w:szCs w:val="22"/>
        </w:rPr>
        <w:t>Workloads deployed in different environments, such as development, testing, and production, that require shared services such as DNS, IDS, NTP, or AD DS. Shared services are placed in the hub virtual network, while each environment is deployed to a spoke to maintain isolation.</w:t>
      </w:r>
    </w:p>
    <w:p w14:paraId="232355B9" w14:textId="77777777" w:rsidR="009602E2" w:rsidRPr="009602E2" w:rsidRDefault="009602E2" w:rsidP="009602E2">
      <w:pPr>
        <w:pStyle w:val="NormalWeb"/>
        <w:spacing w:after="0"/>
        <w:rPr>
          <w:rFonts w:ascii="Segoe UI" w:hAnsi="Segoe UI" w:cs="Segoe UI"/>
          <w:sz w:val="22"/>
          <w:szCs w:val="22"/>
        </w:rPr>
      </w:pPr>
      <w:r w:rsidRPr="009602E2">
        <w:rPr>
          <w:rFonts w:ascii="Segoe UI" w:hAnsi="Segoe UI" w:cs="Segoe UI"/>
          <w:sz w:val="22"/>
          <w:szCs w:val="22"/>
        </w:rPr>
        <w:t>Workloads that do not require connectivity to each other, but require access to shared services.</w:t>
      </w:r>
    </w:p>
    <w:p w14:paraId="5A3B40CF" w14:textId="2CC87F00" w:rsidR="00FA77DE" w:rsidRDefault="009602E2" w:rsidP="00FA77DE">
      <w:pPr>
        <w:pStyle w:val="NormalWeb"/>
        <w:spacing w:before="0" w:beforeAutospacing="0" w:after="0" w:afterAutospacing="0"/>
        <w:rPr>
          <w:rFonts w:ascii="Segoe UI" w:hAnsi="Segoe UI" w:cs="Segoe UI"/>
          <w:sz w:val="22"/>
          <w:szCs w:val="22"/>
        </w:rPr>
      </w:pPr>
      <w:r w:rsidRPr="009602E2">
        <w:rPr>
          <w:rFonts w:ascii="Segoe UI" w:hAnsi="Segoe UI" w:cs="Segoe UI"/>
          <w:sz w:val="22"/>
          <w:szCs w:val="22"/>
        </w:rPr>
        <w:t>Enterprises that require central control over security aspects, such as a firewall in the hub as a DMZ, and segregated management for the workloads in each spoke.</w:t>
      </w:r>
    </w:p>
    <w:p w14:paraId="5803E5AF" w14:textId="5A7A3302" w:rsidR="00FA77DE" w:rsidRDefault="0060462E" w:rsidP="0060462E">
      <w:pPr>
        <w:pStyle w:val="NormalWeb"/>
        <w:spacing w:before="0" w:beforeAutospacing="0" w:after="0" w:afterAutospacing="0"/>
        <w:jc w:val="center"/>
        <w:rPr>
          <w:rFonts w:ascii="Segoe UI" w:hAnsi="Segoe UI" w:cs="Segoe UI"/>
          <w:sz w:val="22"/>
          <w:szCs w:val="22"/>
        </w:rPr>
      </w:pPr>
      <w:r>
        <w:rPr>
          <w:noProof/>
        </w:rPr>
        <w:lastRenderedPageBreak/>
        <w:drawing>
          <wp:inline distT="0" distB="0" distL="0" distR="0" wp14:anchorId="5FA98186" wp14:editId="0CFE2153">
            <wp:extent cx="3473450" cy="2141220"/>
            <wp:effectExtent l="304800" t="304800" r="317500" b="316230"/>
            <wp:docPr id="3" name="Picture 3" descr="Spokes connecting to each other and a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okes connecting to each other and a hu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8680" cy="214444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E0F07DA" w14:textId="41ACEEC4" w:rsidR="00FA77DE" w:rsidRDefault="00FA77DE" w:rsidP="00FA77DE">
      <w:pPr>
        <w:pStyle w:val="NormalWeb"/>
        <w:spacing w:before="0" w:beforeAutospacing="0" w:after="0" w:afterAutospacing="0"/>
        <w:rPr>
          <w:rFonts w:ascii="Segoe UI" w:hAnsi="Segoe UI" w:cs="Segoe UI"/>
          <w:sz w:val="22"/>
          <w:szCs w:val="22"/>
        </w:rPr>
      </w:pPr>
    </w:p>
    <w:p w14:paraId="2250B45D" w14:textId="77777777" w:rsidR="00FA77DE" w:rsidRDefault="00FA77DE" w:rsidP="00FA77DE">
      <w:pPr>
        <w:pStyle w:val="NormalWeb"/>
        <w:spacing w:before="0" w:beforeAutospacing="0" w:after="0" w:afterAutospacing="0"/>
        <w:rPr>
          <w:rFonts w:ascii="Segoe UI" w:hAnsi="Segoe UI" w:cs="Segoe UI"/>
          <w:sz w:val="22"/>
          <w:szCs w:val="22"/>
        </w:rPr>
      </w:pPr>
    </w:p>
    <w:p w14:paraId="76DE1478" w14:textId="40C42A11" w:rsidR="00BA4144" w:rsidRDefault="00BA4144" w:rsidP="00BA4144">
      <w:pPr>
        <w:pStyle w:val="NormalWeb"/>
        <w:spacing w:before="0" w:beforeAutospacing="0" w:after="0" w:afterAutospacing="0"/>
        <w:rPr>
          <w:rFonts w:ascii="Segoe UI" w:hAnsi="Segoe UI" w:cs="Segoe UI"/>
          <w:sz w:val="22"/>
          <w:szCs w:val="22"/>
        </w:rPr>
      </w:pPr>
    </w:p>
    <w:p w14:paraId="408EAC5C" w14:textId="77777777" w:rsidR="00BA4144" w:rsidRPr="00467E93" w:rsidRDefault="00BA4144" w:rsidP="00BA4144">
      <w:pPr>
        <w:pStyle w:val="NormalWeb"/>
        <w:spacing w:before="0" w:beforeAutospacing="0" w:after="0" w:afterAutospacing="0"/>
        <w:rPr>
          <w:rFonts w:ascii="Segoe UI" w:hAnsi="Segoe UI" w:cs="Segoe UI"/>
          <w:sz w:val="22"/>
          <w:szCs w:val="22"/>
        </w:rPr>
      </w:pPr>
    </w:p>
    <w:p w14:paraId="3143B072" w14:textId="78F94119" w:rsidR="00565278" w:rsidRPr="00026893" w:rsidRDefault="007476CE" w:rsidP="006611D8">
      <w:pPr>
        <w:pStyle w:val="Heading1"/>
        <w:rPr>
          <w:rFonts w:ascii="Segoe UI" w:hAnsi="Segoe UI" w:cs="Segoe UI"/>
          <w:b/>
          <w:bCs/>
          <w:color w:val="FF0000"/>
          <w:sz w:val="32"/>
          <w:szCs w:val="32"/>
        </w:rPr>
      </w:pPr>
      <w:bookmarkStart w:id="32" w:name="_Toc8945450"/>
      <w:r w:rsidRPr="00026893">
        <w:rPr>
          <w:rFonts w:ascii="Segoe UI" w:hAnsi="Segoe UI" w:cs="Segoe UI"/>
          <w:b/>
          <w:bCs/>
          <w:color w:val="FF0000"/>
          <w:sz w:val="32"/>
          <w:szCs w:val="32"/>
        </w:rPr>
        <w:t>Azure Storag</w:t>
      </w:r>
      <w:r w:rsidR="008D3224" w:rsidRPr="00026893">
        <w:rPr>
          <w:rFonts w:ascii="Segoe UI" w:hAnsi="Segoe UI" w:cs="Segoe UI"/>
          <w:b/>
          <w:bCs/>
          <w:color w:val="FF0000"/>
          <w:sz w:val="32"/>
          <w:szCs w:val="32"/>
        </w:rPr>
        <w:t>e</w:t>
      </w:r>
      <w:bookmarkEnd w:id="32"/>
    </w:p>
    <w:p w14:paraId="0017A85A" w14:textId="77777777" w:rsidR="007265FC" w:rsidRDefault="007265FC" w:rsidP="00695919">
      <w:pPr>
        <w:pStyle w:val="NormalWeb"/>
        <w:spacing w:before="0" w:beforeAutospacing="0" w:after="0" w:afterAutospacing="0"/>
        <w:rPr>
          <w:rFonts w:ascii="Segoe UI" w:hAnsi="Segoe UI" w:cs="Segoe UI"/>
          <w:color w:val="000000" w:themeColor="text1"/>
          <w:sz w:val="22"/>
          <w:szCs w:val="22"/>
        </w:rPr>
      </w:pPr>
    </w:p>
    <w:p w14:paraId="1D573EE4" w14:textId="77777777" w:rsidR="001533AE" w:rsidRDefault="001947F8" w:rsidP="00ED372A">
      <w:pPr>
        <w:pStyle w:val="NormalWeb"/>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 xml:space="preserve">Azure storage </w:t>
      </w:r>
      <w:r w:rsidR="00C74CFA">
        <w:rPr>
          <w:rFonts w:ascii="Segoe UI" w:hAnsi="Segoe UI" w:cs="Segoe UI"/>
          <w:color w:val="000000" w:themeColor="text1"/>
          <w:sz w:val="22"/>
          <w:szCs w:val="22"/>
        </w:rPr>
        <w:t>provides storage that is highly available, secure, durable</w:t>
      </w:r>
      <w:r w:rsidR="007265FC">
        <w:rPr>
          <w:rFonts w:ascii="Segoe UI" w:hAnsi="Segoe UI" w:cs="Segoe UI"/>
          <w:color w:val="000000" w:themeColor="text1"/>
          <w:sz w:val="22"/>
          <w:szCs w:val="22"/>
        </w:rPr>
        <w:t>, scalable and redundant.</w:t>
      </w:r>
    </w:p>
    <w:p w14:paraId="25196D58" w14:textId="77777777" w:rsidR="001533AE" w:rsidRDefault="001533AE" w:rsidP="00ED372A">
      <w:pPr>
        <w:pStyle w:val="NormalWeb"/>
        <w:spacing w:before="0" w:beforeAutospacing="0" w:after="0" w:afterAutospacing="0"/>
        <w:rPr>
          <w:rFonts w:ascii="Segoe UI" w:hAnsi="Segoe UI" w:cs="Segoe UI"/>
          <w:color w:val="000000" w:themeColor="text1"/>
          <w:sz w:val="22"/>
          <w:szCs w:val="22"/>
        </w:rPr>
      </w:pPr>
    </w:p>
    <w:p w14:paraId="15AB5037" w14:textId="5B849ACA" w:rsidR="00ED372A" w:rsidRDefault="00481D37" w:rsidP="00ED372A">
      <w:pPr>
        <w:pStyle w:val="NormalWeb"/>
        <w:spacing w:before="0" w:beforeAutospacing="0" w:after="0" w:afterAutospacing="0"/>
        <w:rPr>
          <w:rFonts w:ascii="Segoe UI" w:hAnsi="Segoe UI" w:cs="Segoe UI"/>
          <w:b/>
          <w:bCs/>
          <w:color w:val="000000" w:themeColor="text1"/>
          <w:sz w:val="22"/>
          <w:szCs w:val="22"/>
        </w:rPr>
      </w:pPr>
      <w:r w:rsidRPr="00EF7015">
        <w:rPr>
          <w:rFonts w:ascii="Segoe UI" w:hAnsi="Segoe UI" w:cs="Segoe UI"/>
          <w:b/>
          <w:bCs/>
          <w:color w:val="000000" w:themeColor="text1"/>
          <w:sz w:val="22"/>
          <w:szCs w:val="22"/>
        </w:rPr>
        <w:t xml:space="preserve">Azure Storage </w:t>
      </w:r>
      <w:r w:rsidR="00AF6E7B" w:rsidRPr="00EF7015">
        <w:rPr>
          <w:rFonts w:ascii="Segoe UI" w:hAnsi="Segoe UI" w:cs="Segoe UI"/>
          <w:b/>
          <w:bCs/>
          <w:color w:val="000000" w:themeColor="text1"/>
          <w:sz w:val="22"/>
          <w:szCs w:val="22"/>
        </w:rPr>
        <w:t>options:</w:t>
      </w:r>
    </w:p>
    <w:p w14:paraId="09331EB6" w14:textId="77777777" w:rsidR="001533AE" w:rsidRPr="001533AE" w:rsidRDefault="001533AE" w:rsidP="00ED372A">
      <w:pPr>
        <w:pStyle w:val="NormalWeb"/>
        <w:spacing w:before="0" w:beforeAutospacing="0" w:after="0" w:afterAutospacing="0"/>
        <w:rPr>
          <w:rFonts w:ascii="Segoe UI" w:hAnsi="Segoe UI" w:cs="Segoe UI"/>
          <w:color w:val="000000" w:themeColor="text1"/>
          <w:sz w:val="22"/>
          <w:szCs w:val="22"/>
        </w:rPr>
      </w:pPr>
    </w:p>
    <w:p w14:paraId="4C01C13A" w14:textId="262FDFD9" w:rsidR="00AF6E7B" w:rsidRPr="00EF7015" w:rsidRDefault="00AF6E7B" w:rsidP="00A16A36">
      <w:pPr>
        <w:pStyle w:val="NormalWeb"/>
        <w:numPr>
          <w:ilvl w:val="0"/>
          <w:numId w:val="68"/>
        </w:numPr>
        <w:spacing w:before="0" w:beforeAutospacing="0" w:after="0" w:afterAutospacing="0"/>
        <w:ind w:left="0" w:hanging="357"/>
        <w:rPr>
          <w:rFonts w:ascii="Segoe UI" w:hAnsi="Segoe UI" w:cs="Segoe UI"/>
          <w:b/>
          <w:bCs/>
          <w:color w:val="000000" w:themeColor="text1"/>
          <w:sz w:val="22"/>
          <w:szCs w:val="22"/>
        </w:rPr>
      </w:pPr>
      <w:r w:rsidRPr="00EF7015">
        <w:rPr>
          <w:rFonts w:ascii="Segoe UI" w:hAnsi="Segoe UI" w:cs="Segoe UI"/>
          <w:b/>
          <w:bCs/>
          <w:color w:val="000000" w:themeColor="text1"/>
          <w:sz w:val="22"/>
          <w:szCs w:val="22"/>
        </w:rPr>
        <w:t>General purpose V</w:t>
      </w:r>
      <w:r w:rsidR="00EC4C9A" w:rsidRPr="00EF7015">
        <w:rPr>
          <w:rFonts w:ascii="Segoe UI" w:hAnsi="Segoe UI" w:cs="Segoe UI"/>
          <w:b/>
          <w:bCs/>
          <w:color w:val="000000" w:themeColor="text1"/>
          <w:sz w:val="22"/>
          <w:szCs w:val="22"/>
        </w:rPr>
        <w:t xml:space="preserve">2 </w:t>
      </w:r>
      <w:r w:rsidRPr="00EF7015">
        <w:rPr>
          <w:rFonts w:ascii="Segoe UI" w:hAnsi="Segoe UI" w:cs="Segoe UI"/>
          <w:b/>
          <w:bCs/>
          <w:color w:val="000000" w:themeColor="text1"/>
          <w:sz w:val="22"/>
          <w:szCs w:val="22"/>
        </w:rPr>
        <w:t>(GPv2)</w:t>
      </w:r>
    </w:p>
    <w:p w14:paraId="752764BD" w14:textId="0E225D7A" w:rsidR="00FB1BBC" w:rsidRDefault="00FB1BBC" w:rsidP="00A16A36">
      <w:pPr>
        <w:pStyle w:val="NormalWeb"/>
        <w:numPr>
          <w:ilvl w:val="0"/>
          <w:numId w:val="67"/>
        </w:numPr>
        <w:spacing w:before="0" w:beforeAutospacing="0" w:after="0" w:afterAutospacing="0"/>
        <w:ind w:left="357" w:hanging="357"/>
        <w:rPr>
          <w:rFonts w:ascii="Segoe UI" w:hAnsi="Segoe UI" w:cs="Segoe UI"/>
          <w:color w:val="000000" w:themeColor="text1"/>
          <w:sz w:val="22"/>
          <w:szCs w:val="22"/>
        </w:rPr>
      </w:pPr>
      <w:r>
        <w:rPr>
          <w:rFonts w:ascii="Segoe UI" w:hAnsi="Segoe UI" w:cs="Segoe UI"/>
          <w:color w:val="000000" w:themeColor="text1"/>
          <w:sz w:val="22"/>
          <w:szCs w:val="22"/>
        </w:rPr>
        <w:t xml:space="preserve">Accounts provide all the </w:t>
      </w:r>
      <w:r w:rsidR="00DA36DD">
        <w:rPr>
          <w:rFonts w:ascii="Segoe UI" w:hAnsi="Segoe UI" w:cs="Segoe UI"/>
          <w:color w:val="000000" w:themeColor="text1"/>
          <w:sz w:val="22"/>
          <w:szCs w:val="22"/>
        </w:rPr>
        <w:t>latest features, and supports blobs, files, Que</w:t>
      </w:r>
      <w:r w:rsidR="00CC39B0">
        <w:rPr>
          <w:rFonts w:ascii="Segoe UI" w:hAnsi="Segoe UI" w:cs="Segoe UI"/>
          <w:color w:val="000000" w:themeColor="text1"/>
          <w:sz w:val="22"/>
          <w:szCs w:val="22"/>
        </w:rPr>
        <w:t xml:space="preserve">ues, and tables </w:t>
      </w:r>
    </w:p>
    <w:p w14:paraId="5768CE9C" w14:textId="3917C2B7" w:rsidR="00CC39B0" w:rsidRDefault="00CC39B0" w:rsidP="00A16A36">
      <w:pPr>
        <w:pStyle w:val="NormalWeb"/>
        <w:numPr>
          <w:ilvl w:val="0"/>
          <w:numId w:val="67"/>
        </w:numPr>
        <w:spacing w:before="0" w:beforeAutospacing="0" w:after="0" w:afterAutospacing="0"/>
        <w:ind w:left="357" w:hanging="357"/>
        <w:rPr>
          <w:rFonts w:ascii="Segoe UI" w:hAnsi="Segoe UI" w:cs="Segoe UI"/>
          <w:color w:val="000000" w:themeColor="text1"/>
          <w:sz w:val="22"/>
          <w:szCs w:val="22"/>
        </w:rPr>
      </w:pPr>
      <w:r>
        <w:rPr>
          <w:rFonts w:ascii="Segoe UI" w:hAnsi="Segoe UI" w:cs="Segoe UI"/>
          <w:color w:val="000000" w:themeColor="text1"/>
          <w:sz w:val="22"/>
          <w:szCs w:val="22"/>
        </w:rPr>
        <w:t>This include blob- lev</w:t>
      </w:r>
      <w:r w:rsidR="00652330">
        <w:rPr>
          <w:rFonts w:ascii="Segoe UI" w:hAnsi="Segoe UI" w:cs="Segoe UI"/>
          <w:color w:val="000000" w:themeColor="text1"/>
          <w:sz w:val="22"/>
          <w:szCs w:val="22"/>
        </w:rPr>
        <w:t xml:space="preserve">el tiering, archive storage, higher scale </w:t>
      </w:r>
      <w:r w:rsidR="00170852">
        <w:rPr>
          <w:rFonts w:ascii="Segoe UI" w:hAnsi="Segoe UI" w:cs="Segoe UI"/>
          <w:color w:val="000000" w:themeColor="text1"/>
          <w:sz w:val="22"/>
          <w:szCs w:val="22"/>
        </w:rPr>
        <w:t>account limits, and storage events.</w:t>
      </w:r>
    </w:p>
    <w:p w14:paraId="5F95C3B1" w14:textId="3CD4B664" w:rsidR="00BF076B" w:rsidRDefault="00BF076B" w:rsidP="00A16A36">
      <w:pPr>
        <w:pStyle w:val="NormalWeb"/>
        <w:numPr>
          <w:ilvl w:val="0"/>
          <w:numId w:val="67"/>
        </w:numPr>
        <w:spacing w:before="0" w:beforeAutospacing="0" w:after="0" w:afterAutospacing="0"/>
        <w:ind w:left="357" w:hanging="357"/>
        <w:rPr>
          <w:rFonts w:ascii="Segoe UI" w:hAnsi="Segoe UI" w:cs="Segoe UI"/>
          <w:color w:val="000000" w:themeColor="text1"/>
          <w:sz w:val="22"/>
          <w:szCs w:val="22"/>
        </w:rPr>
      </w:pPr>
      <w:r>
        <w:rPr>
          <w:rFonts w:ascii="Segoe UI" w:hAnsi="Segoe UI" w:cs="Segoe UI"/>
          <w:color w:val="000000" w:themeColor="text1"/>
          <w:sz w:val="22"/>
          <w:szCs w:val="22"/>
        </w:rPr>
        <w:t>For block blobs, you can choose between hot and cool storage tires at the account level</w:t>
      </w:r>
      <w:r w:rsidR="006609E1">
        <w:rPr>
          <w:rFonts w:ascii="Segoe UI" w:hAnsi="Segoe UI" w:cs="Segoe UI"/>
          <w:color w:val="000000" w:themeColor="text1"/>
          <w:sz w:val="22"/>
          <w:szCs w:val="22"/>
        </w:rPr>
        <w:t>, or hot, cool, and archive tires at the blob level based on access p</w:t>
      </w:r>
      <w:r w:rsidR="001922B8">
        <w:rPr>
          <w:rFonts w:ascii="Segoe UI" w:hAnsi="Segoe UI" w:cs="Segoe UI"/>
          <w:color w:val="000000" w:themeColor="text1"/>
          <w:sz w:val="22"/>
          <w:szCs w:val="22"/>
        </w:rPr>
        <w:t>atterns.</w:t>
      </w:r>
    </w:p>
    <w:p w14:paraId="4765F07F" w14:textId="15FCD6A8" w:rsidR="001922B8" w:rsidRDefault="001922B8" w:rsidP="00A16A36">
      <w:pPr>
        <w:pStyle w:val="NormalWeb"/>
        <w:numPr>
          <w:ilvl w:val="0"/>
          <w:numId w:val="67"/>
        </w:numPr>
        <w:spacing w:before="0" w:beforeAutospacing="0" w:after="0" w:afterAutospacing="0"/>
        <w:ind w:left="357" w:hanging="357"/>
        <w:rPr>
          <w:rFonts w:ascii="Segoe UI" w:hAnsi="Segoe UI" w:cs="Segoe UI"/>
          <w:color w:val="000000" w:themeColor="text1"/>
          <w:sz w:val="22"/>
          <w:szCs w:val="22"/>
        </w:rPr>
      </w:pPr>
      <w:r>
        <w:rPr>
          <w:rFonts w:ascii="Segoe UI" w:hAnsi="Segoe UI" w:cs="Segoe UI"/>
          <w:color w:val="000000" w:themeColor="text1"/>
          <w:sz w:val="22"/>
          <w:szCs w:val="22"/>
        </w:rPr>
        <w:t>Storage frequently</w:t>
      </w:r>
      <w:r w:rsidR="00776A02">
        <w:rPr>
          <w:rFonts w:ascii="Segoe UI" w:hAnsi="Segoe UI" w:cs="Segoe UI"/>
          <w:color w:val="000000" w:themeColor="text1"/>
          <w:sz w:val="22"/>
          <w:szCs w:val="22"/>
        </w:rPr>
        <w:t xml:space="preserve">, infrequently and rarely accessed data in the hot, cool, and archive </w:t>
      </w:r>
      <w:r w:rsidR="006C3D1F">
        <w:rPr>
          <w:rFonts w:ascii="Segoe UI" w:hAnsi="Segoe UI" w:cs="Segoe UI"/>
          <w:color w:val="000000" w:themeColor="text1"/>
          <w:sz w:val="22"/>
          <w:szCs w:val="22"/>
        </w:rPr>
        <w:t>storage tiers respectively to optimize cost.</w:t>
      </w:r>
    </w:p>
    <w:p w14:paraId="1FC3A09B" w14:textId="057F6696" w:rsidR="006E492D" w:rsidRDefault="006E492D" w:rsidP="00A16A36">
      <w:pPr>
        <w:pStyle w:val="NormalWeb"/>
        <w:numPr>
          <w:ilvl w:val="0"/>
          <w:numId w:val="67"/>
        </w:numPr>
        <w:spacing w:before="0" w:beforeAutospacing="0" w:after="0" w:afterAutospacing="0"/>
        <w:ind w:left="357" w:hanging="357"/>
        <w:rPr>
          <w:rFonts w:ascii="Segoe UI" w:hAnsi="Segoe UI" w:cs="Segoe UI"/>
          <w:color w:val="000000" w:themeColor="text1"/>
          <w:sz w:val="22"/>
          <w:szCs w:val="22"/>
        </w:rPr>
      </w:pPr>
      <w:r>
        <w:rPr>
          <w:rFonts w:ascii="Segoe UI" w:hAnsi="Segoe UI" w:cs="Segoe UI"/>
          <w:color w:val="000000" w:themeColor="text1"/>
          <w:sz w:val="22"/>
          <w:szCs w:val="22"/>
        </w:rPr>
        <w:t>Importantly, and GPv1 account can be upgrade to GPv2 account in the portal</w:t>
      </w:r>
      <w:r w:rsidR="00B96B54">
        <w:rPr>
          <w:rFonts w:ascii="Segoe UI" w:hAnsi="Segoe UI" w:cs="Segoe UI"/>
          <w:color w:val="000000" w:themeColor="text1"/>
          <w:sz w:val="22"/>
          <w:szCs w:val="22"/>
        </w:rPr>
        <w:t>, CLI or PowerShell.</w:t>
      </w:r>
    </w:p>
    <w:p w14:paraId="0F937424" w14:textId="2605A82B" w:rsidR="004A098B" w:rsidRPr="00EF7015" w:rsidRDefault="004A098B" w:rsidP="00A16A36">
      <w:pPr>
        <w:pStyle w:val="NormalWeb"/>
        <w:numPr>
          <w:ilvl w:val="0"/>
          <w:numId w:val="66"/>
        </w:numPr>
        <w:spacing w:before="0" w:beforeAutospacing="0" w:after="0" w:afterAutospacing="0"/>
        <w:ind w:left="0"/>
        <w:rPr>
          <w:rFonts w:ascii="Segoe UI" w:hAnsi="Segoe UI" w:cs="Segoe UI"/>
          <w:b/>
          <w:bCs/>
          <w:color w:val="000000" w:themeColor="text1"/>
          <w:sz w:val="22"/>
          <w:szCs w:val="22"/>
        </w:rPr>
      </w:pPr>
      <w:r w:rsidRPr="00EF7015">
        <w:rPr>
          <w:rFonts w:ascii="Segoe UI" w:hAnsi="Segoe UI" w:cs="Segoe UI"/>
          <w:b/>
          <w:bCs/>
          <w:color w:val="000000" w:themeColor="text1"/>
          <w:sz w:val="22"/>
          <w:szCs w:val="22"/>
        </w:rPr>
        <w:t>General purpose V1 (GPv1)</w:t>
      </w:r>
    </w:p>
    <w:p w14:paraId="421142AD" w14:textId="551BE4CF" w:rsidR="00867797" w:rsidRDefault="00867797" w:rsidP="007514EB">
      <w:pPr>
        <w:pStyle w:val="NormalWeb"/>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 xml:space="preserve">Account provide use of all azure storage </w:t>
      </w:r>
      <w:r w:rsidR="00EF7015">
        <w:rPr>
          <w:rFonts w:ascii="Segoe UI" w:hAnsi="Segoe UI" w:cs="Segoe UI"/>
          <w:color w:val="000000" w:themeColor="text1"/>
          <w:sz w:val="22"/>
          <w:szCs w:val="22"/>
        </w:rPr>
        <w:t>services but</w:t>
      </w:r>
      <w:r w:rsidR="009D61D7">
        <w:rPr>
          <w:rFonts w:ascii="Segoe UI" w:hAnsi="Segoe UI" w:cs="Segoe UI"/>
          <w:color w:val="000000" w:themeColor="text1"/>
          <w:sz w:val="22"/>
          <w:szCs w:val="22"/>
        </w:rPr>
        <w:t xml:space="preserve"> may not have the </w:t>
      </w:r>
      <w:r w:rsidR="00833A2A">
        <w:rPr>
          <w:rFonts w:ascii="Segoe UI" w:hAnsi="Segoe UI" w:cs="Segoe UI"/>
          <w:color w:val="000000" w:themeColor="text1"/>
          <w:sz w:val="22"/>
          <w:szCs w:val="22"/>
        </w:rPr>
        <w:t xml:space="preserve">latest </w:t>
      </w:r>
      <w:r w:rsidR="009D61D7">
        <w:rPr>
          <w:rFonts w:ascii="Segoe UI" w:hAnsi="Segoe UI" w:cs="Segoe UI"/>
          <w:color w:val="000000" w:themeColor="text1"/>
          <w:sz w:val="22"/>
          <w:szCs w:val="22"/>
        </w:rPr>
        <w:t>features or the lowest GB pricing.</w:t>
      </w:r>
    </w:p>
    <w:p w14:paraId="435DAFF9" w14:textId="29A3FE30" w:rsidR="00EF7015" w:rsidRDefault="00EF7015" w:rsidP="007514EB">
      <w:pPr>
        <w:pStyle w:val="NormalWeb"/>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For example, cool and archive storage are not supported in GPv1</w:t>
      </w:r>
    </w:p>
    <w:p w14:paraId="2CA0F823" w14:textId="77777777" w:rsidR="00FA77DE" w:rsidRPr="00EF7015" w:rsidRDefault="00FA77DE" w:rsidP="00FA77DE">
      <w:pPr>
        <w:pStyle w:val="NormalWeb"/>
        <w:numPr>
          <w:ilvl w:val="0"/>
          <w:numId w:val="66"/>
        </w:numPr>
        <w:spacing w:before="0" w:beforeAutospacing="0" w:after="0" w:afterAutospacing="0"/>
        <w:ind w:left="0"/>
        <w:rPr>
          <w:rFonts w:ascii="Segoe UI" w:hAnsi="Segoe UI" w:cs="Segoe UI"/>
          <w:b/>
          <w:bCs/>
          <w:color w:val="000000" w:themeColor="text1"/>
          <w:sz w:val="22"/>
          <w:szCs w:val="22"/>
        </w:rPr>
      </w:pPr>
      <w:r w:rsidRPr="00EF7015">
        <w:rPr>
          <w:rFonts w:ascii="Segoe UI" w:hAnsi="Segoe UI" w:cs="Segoe UI"/>
          <w:b/>
          <w:bCs/>
          <w:color w:val="000000" w:themeColor="text1"/>
          <w:sz w:val="22"/>
          <w:szCs w:val="22"/>
        </w:rPr>
        <w:t>Blob Storage</w:t>
      </w:r>
    </w:p>
    <w:p w14:paraId="365C1FFF" w14:textId="77777777" w:rsidR="00FA77DE" w:rsidRDefault="00FA77DE" w:rsidP="00FA77DE">
      <w:pPr>
        <w:pStyle w:val="NormalWeb"/>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 xml:space="preserve">Account provide all the latest features for block blobs, but only support block blobs </w:t>
      </w:r>
    </w:p>
    <w:p w14:paraId="135B322F" w14:textId="77777777" w:rsidR="00FA77DE" w:rsidRDefault="00FA77DE" w:rsidP="007514EB">
      <w:pPr>
        <w:pStyle w:val="NormalWeb"/>
        <w:spacing w:before="0" w:beforeAutospacing="0" w:after="0" w:afterAutospacing="0"/>
        <w:rPr>
          <w:rFonts w:ascii="Segoe UI" w:hAnsi="Segoe UI" w:cs="Segoe UI"/>
          <w:color w:val="000000" w:themeColor="text1"/>
          <w:sz w:val="22"/>
          <w:szCs w:val="22"/>
        </w:rPr>
      </w:pPr>
    </w:p>
    <w:p w14:paraId="0D1DE2D1" w14:textId="77777777" w:rsidR="00EF7015" w:rsidRDefault="00EF7015" w:rsidP="00EF7015">
      <w:pPr>
        <w:pStyle w:val="NormalWeb"/>
        <w:spacing w:before="0" w:beforeAutospacing="0" w:after="0" w:afterAutospacing="0"/>
        <w:rPr>
          <w:rFonts w:ascii="Segoe UI" w:hAnsi="Segoe UI" w:cs="Segoe UI"/>
          <w:color w:val="000000" w:themeColor="text1"/>
          <w:sz w:val="22"/>
          <w:szCs w:val="22"/>
        </w:rPr>
      </w:pPr>
    </w:p>
    <w:p w14:paraId="0C09D66F" w14:textId="4145C0F2" w:rsidR="00EF7015" w:rsidRPr="00046465" w:rsidRDefault="009D604B" w:rsidP="0001322D">
      <w:pPr>
        <w:pStyle w:val="NormalWeb"/>
        <w:spacing w:before="0" w:beforeAutospacing="0" w:after="0" w:afterAutospacing="0"/>
        <w:rPr>
          <w:rFonts w:ascii="Segoe UI" w:hAnsi="Segoe UI" w:cs="Segoe UI"/>
          <w:b/>
          <w:bCs/>
          <w:color w:val="000000" w:themeColor="text1"/>
          <w:sz w:val="22"/>
          <w:szCs w:val="22"/>
        </w:rPr>
      </w:pPr>
      <w:r w:rsidRPr="00046465">
        <w:rPr>
          <w:rFonts w:ascii="Segoe UI" w:hAnsi="Segoe UI" w:cs="Segoe UI"/>
          <w:b/>
          <w:bCs/>
          <w:color w:val="000000" w:themeColor="text1"/>
          <w:sz w:val="22"/>
          <w:szCs w:val="22"/>
        </w:rPr>
        <w:lastRenderedPageBreak/>
        <w:t xml:space="preserve">Azure Storage: pricing </w:t>
      </w:r>
    </w:p>
    <w:p w14:paraId="2C07ED1D" w14:textId="333A10CA" w:rsidR="009D604B" w:rsidRDefault="009D604B" w:rsidP="0001322D">
      <w:pPr>
        <w:pStyle w:val="NormalWeb"/>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 xml:space="preserve">All storage accounts use a pricing model </w:t>
      </w:r>
      <w:r w:rsidR="00046465">
        <w:rPr>
          <w:rFonts w:ascii="Segoe UI" w:hAnsi="Segoe UI" w:cs="Segoe UI"/>
          <w:color w:val="000000" w:themeColor="text1"/>
          <w:sz w:val="22"/>
          <w:szCs w:val="22"/>
        </w:rPr>
        <w:t>for blob storage based on the tire or each blob</w:t>
      </w:r>
    </w:p>
    <w:p w14:paraId="64A4DAA1" w14:textId="63C3C68D" w:rsidR="00C77DCA" w:rsidRDefault="003755FE" w:rsidP="00A16A36">
      <w:pPr>
        <w:pStyle w:val="NormalWeb"/>
        <w:numPr>
          <w:ilvl w:val="0"/>
          <w:numId w:val="69"/>
        </w:numPr>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 xml:space="preserve">When using a storage account, that following </w:t>
      </w:r>
      <w:r w:rsidR="00520471">
        <w:rPr>
          <w:rFonts w:ascii="Segoe UI" w:hAnsi="Segoe UI" w:cs="Segoe UI"/>
          <w:color w:val="000000" w:themeColor="text1"/>
          <w:sz w:val="22"/>
          <w:szCs w:val="22"/>
        </w:rPr>
        <w:t>billing consideration apply:</w:t>
      </w:r>
    </w:p>
    <w:p w14:paraId="68A4FEDD" w14:textId="67BC17FD" w:rsidR="00520471" w:rsidRPr="001A2B2F" w:rsidRDefault="00520471" w:rsidP="00A16A36">
      <w:pPr>
        <w:pStyle w:val="NormalWeb"/>
        <w:numPr>
          <w:ilvl w:val="0"/>
          <w:numId w:val="69"/>
        </w:numPr>
        <w:spacing w:before="0" w:beforeAutospacing="0" w:after="0" w:afterAutospacing="0"/>
        <w:rPr>
          <w:rFonts w:ascii="Segoe UI" w:hAnsi="Segoe UI" w:cs="Segoe UI"/>
          <w:b/>
          <w:bCs/>
          <w:color w:val="000000" w:themeColor="text1"/>
          <w:sz w:val="22"/>
          <w:szCs w:val="22"/>
        </w:rPr>
      </w:pPr>
      <w:r w:rsidRPr="001A2B2F">
        <w:rPr>
          <w:rFonts w:ascii="Segoe UI" w:hAnsi="Segoe UI" w:cs="Segoe UI"/>
          <w:b/>
          <w:bCs/>
          <w:color w:val="000000" w:themeColor="text1"/>
          <w:sz w:val="22"/>
          <w:szCs w:val="22"/>
        </w:rPr>
        <w:t xml:space="preserve">Storage Costs </w:t>
      </w:r>
    </w:p>
    <w:p w14:paraId="35F13275" w14:textId="58A3B018" w:rsidR="00520471" w:rsidRDefault="00520471" w:rsidP="00A16A36">
      <w:pPr>
        <w:pStyle w:val="NormalWeb"/>
        <w:numPr>
          <w:ilvl w:val="0"/>
          <w:numId w:val="70"/>
        </w:numPr>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 xml:space="preserve">The </w:t>
      </w:r>
      <w:r w:rsidR="00CB5FA5">
        <w:rPr>
          <w:rFonts w:ascii="Segoe UI" w:hAnsi="Segoe UI" w:cs="Segoe UI"/>
          <w:color w:val="000000" w:themeColor="text1"/>
          <w:sz w:val="22"/>
          <w:szCs w:val="22"/>
        </w:rPr>
        <w:t>cost of storing data varies depending on the storage tier</w:t>
      </w:r>
    </w:p>
    <w:p w14:paraId="1AA76E66" w14:textId="13CFB5F5" w:rsidR="00C63730" w:rsidRDefault="00C63730" w:rsidP="00A16A36">
      <w:pPr>
        <w:pStyle w:val="NormalWeb"/>
        <w:numPr>
          <w:ilvl w:val="0"/>
          <w:numId w:val="70"/>
        </w:numPr>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The per-gigabyte cost decreases as the tire gets cooler</w:t>
      </w:r>
    </w:p>
    <w:p w14:paraId="22842DA8" w14:textId="5F58F840" w:rsidR="001A2B2F" w:rsidRPr="000D67DE" w:rsidRDefault="001A2B2F" w:rsidP="00A16A36">
      <w:pPr>
        <w:pStyle w:val="NormalWeb"/>
        <w:numPr>
          <w:ilvl w:val="0"/>
          <w:numId w:val="71"/>
        </w:numPr>
        <w:spacing w:before="0" w:beforeAutospacing="0" w:after="0" w:afterAutospacing="0"/>
        <w:rPr>
          <w:rFonts w:ascii="Segoe UI" w:hAnsi="Segoe UI" w:cs="Segoe UI"/>
          <w:b/>
          <w:bCs/>
          <w:color w:val="000000" w:themeColor="text1"/>
          <w:sz w:val="22"/>
          <w:szCs w:val="22"/>
        </w:rPr>
      </w:pPr>
      <w:r w:rsidRPr="000D67DE">
        <w:rPr>
          <w:rFonts w:ascii="Segoe UI" w:hAnsi="Segoe UI" w:cs="Segoe UI"/>
          <w:b/>
          <w:bCs/>
          <w:color w:val="000000" w:themeColor="text1"/>
          <w:sz w:val="22"/>
          <w:szCs w:val="22"/>
        </w:rPr>
        <w:t>Data access costs</w:t>
      </w:r>
    </w:p>
    <w:p w14:paraId="7338AA5B" w14:textId="6BB4B1A2" w:rsidR="00424DFB" w:rsidRDefault="00424DFB" w:rsidP="00A16A36">
      <w:pPr>
        <w:pStyle w:val="NormalWeb"/>
        <w:numPr>
          <w:ilvl w:val="0"/>
          <w:numId w:val="72"/>
        </w:numPr>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Data access charges increase as the tire gets cooler</w:t>
      </w:r>
    </w:p>
    <w:p w14:paraId="0E0F969B" w14:textId="560E0A8D" w:rsidR="00A14B21" w:rsidRDefault="00A14B21" w:rsidP="00A16A36">
      <w:pPr>
        <w:pStyle w:val="NormalWeb"/>
        <w:numPr>
          <w:ilvl w:val="0"/>
          <w:numId w:val="72"/>
        </w:numPr>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 xml:space="preserve">For data in the cool and archive storage tier, you are charged </w:t>
      </w:r>
      <w:r w:rsidR="00BC1703">
        <w:rPr>
          <w:rFonts w:ascii="Segoe UI" w:hAnsi="Segoe UI" w:cs="Segoe UI"/>
          <w:color w:val="000000" w:themeColor="text1"/>
          <w:sz w:val="22"/>
          <w:szCs w:val="22"/>
        </w:rPr>
        <w:t>a per-gigabyte data access charged for reads.</w:t>
      </w:r>
    </w:p>
    <w:p w14:paraId="73B7B509" w14:textId="3037F133" w:rsidR="00BC1703" w:rsidRDefault="000D67DE" w:rsidP="00A16A36">
      <w:pPr>
        <w:pStyle w:val="NormalWeb"/>
        <w:numPr>
          <w:ilvl w:val="0"/>
          <w:numId w:val="71"/>
        </w:numPr>
        <w:spacing w:before="0" w:beforeAutospacing="0" w:after="0" w:afterAutospacing="0"/>
        <w:rPr>
          <w:rFonts w:ascii="Segoe UI" w:hAnsi="Segoe UI" w:cs="Segoe UI"/>
          <w:b/>
          <w:bCs/>
          <w:color w:val="000000" w:themeColor="text1"/>
          <w:sz w:val="22"/>
          <w:szCs w:val="22"/>
        </w:rPr>
      </w:pPr>
      <w:r w:rsidRPr="000D67DE">
        <w:rPr>
          <w:rFonts w:ascii="Segoe UI" w:hAnsi="Segoe UI" w:cs="Segoe UI"/>
          <w:b/>
          <w:bCs/>
          <w:color w:val="000000" w:themeColor="text1"/>
          <w:sz w:val="22"/>
          <w:szCs w:val="22"/>
        </w:rPr>
        <w:t>Transaction cost</w:t>
      </w:r>
    </w:p>
    <w:p w14:paraId="6D2CF5C9" w14:textId="677463A7" w:rsidR="000D67DE" w:rsidRDefault="000D67DE" w:rsidP="00A16A36">
      <w:pPr>
        <w:pStyle w:val="NormalWeb"/>
        <w:numPr>
          <w:ilvl w:val="0"/>
          <w:numId w:val="73"/>
        </w:numPr>
        <w:spacing w:before="0" w:beforeAutospacing="0" w:after="0" w:afterAutospacing="0"/>
        <w:rPr>
          <w:rFonts w:ascii="Segoe UI" w:hAnsi="Segoe UI" w:cs="Segoe UI"/>
          <w:color w:val="000000" w:themeColor="text1"/>
          <w:sz w:val="22"/>
          <w:szCs w:val="22"/>
        </w:rPr>
      </w:pPr>
      <w:r w:rsidRPr="00947148">
        <w:rPr>
          <w:rFonts w:ascii="Segoe UI" w:hAnsi="Segoe UI" w:cs="Segoe UI"/>
          <w:color w:val="000000" w:themeColor="text1"/>
          <w:sz w:val="22"/>
          <w:szCs w:val="22"/>
        </w:rPr>
        <w:t xml:space="preserve">There </w:t>
      </w:r>
      <w:r w:rsidR="00947148" w:rsidRPr="00947148">
        <w:rPr>
          <w:rFonts w:ascii="Segoe UI" w:hAnsi="Segoe UI" w:cs="Segoe UI"/>
          <w:color w:val="000000" w:themeColor="text1"/>
          <w:sz w:val="22"/>
          <w:szCs w:val="22"/>
        </w:rPr>
        <w:t xml:space="preserve">is a per-transaction charge for all tires </w:t>
      </w:r>
    </w:p>
    <w:p w14:paraId="771FF327" w14:textId="01FA35F9" w:rsidR="00947148" w:rsidRDefault="00947148" w:rsidP="00A16A36">
      <w:pPr>
        <w:pStyle w:val="NormalWeb"/>
        <w:numPr>
          <w:ilvl w:val="0"/>
          <w:numId w:val="71"/>
        </w:numPr>
        <w:spacing w:before="0" w:beforeAutospacing="0" w:after="0" w:afterAutospacing="0"/>
        <w:rPr>
          <w:rFonts w:ascii="Segoe UI" w:hAnsi="Segoe UI" w:cs="Segoe UI"/>
          <w:b/>
          <w:bCs/>
          <w:color w:val="000000" w:themeColor="text1"/>
          <w:sz w:val="22"/>
          <w:szCs w:val="22"/>
        </w:rPr>
      </w:pPr>
      <w:r w:rsidRPr="00601CD0">
        <w:rPr>
          <w:rFonts w:ascii="Segoe UI" w:hAnsi="Segoe UI" w:cs="Segoe UI"/>
          <w:b/>
          <w:bCs/>
          <w:color w:val="000000" w:themeColor="text1"/>
          <w:sz w:val="22"/>
          <w:szCs w:val="22"/>
        </w:rPr>
        <w:t>Geo-replication data transf</w:t>
      </w:r>
      <w:r w:rsidR="00601CD0" w:rsidRPr="00601CD0">
        <w:rPr>
          <w:rFonts w:ascii="Segoe UI" w:hAnsi="Segoe UI" w:cs="Segoe UI"/>
          <w:b/>
          <w:bCs/>
          <w:color w:val="000000" w:themeColor="text1"/>
          <w:sz w:val="22"/>
          <w:szCs w:val="22"/>
        </w:rPr>
        <w:t>er costs</w:t>
      </w:r>
    </w:p>
    <w:p w14:paraId="76F54AD9" w14:textId="1E45FD2E" w:rsidR="00601CD0" w:rsidRPr="008A00E9" w:rsidRDefault="00601CD0" w:rsidP="00A16A36">
      <w:pPr>
        <w:pStyle w:val="NormalWeb"/>
        <w:numPr>
          <w:ilvl w:val="0"/>
          <w:numId w:val="74"/>
        </w:numPr>
        <w:spacing w:before="0" w:beforeAutospacing="0" w:after="0" w:afterAutospacing="0"/>
        <w:rPr>
          <w:rFonts w:ascii="Segoe UI" w:hAnsi="Segoe UI" w:cs="Segoe UI"/>
          <w:color w:val="000000" w:themeColor="text1"/>
          <w:sz w:val="22"/>
          <w:szCs w:val="22"/>
        </w:rPr>
      </w:pPr>
      <w:r w:rsidRPr="008A00E9">
        <w:rPr>
          <w:rFonts w:ascii="Segoe UI" w:hAnsi="Segoe UI" w:cs="Segoe UI"/>
          <w:color w:val="000000" w:themeColor="text1"/>
          <w:sz w:val="22"/>
          <w:szCs w:val="22"/>
        </w:rPr>
        <w:t>This only applies to accounts with geo-replication configured, inclu</w:t>
      </w:r>
      <w:r w:rsidR="008A00E9" w:rsidRPr="008A00E9">
        <w:rPr>
          <w:rFonts w:ascii="Segoe UI" w:hAnsi="Segoe UI" w:cs="Segoe UI"/>
          <w:color w:val="000000" w:themeColor="text1"/>
          <w:sz w:val="22"/>
          <w:szCs w:val="22"/>
        </w:rPr>
        <w:t>ding GRS and RA-GRS.</w:t>
      </w:r>
    </w:p>
    <w:p w14:paraId="7E0E9138" w14:textId="292BAC0D" w:rsidR="008A00E9" w:rsidRDefault="008A00E9" w:rsidP="00A16A36">
      <w:pPr>
        <w:pStyle w:val="NormalWeb"/>
        <w:numPr>
          <w:ilvl w:val="0"/>
          <w:numId w:val="74"/>
        </w:numPr>
        <w:spacing w:before="0" w:beforeAutospacing="0" w:after="0" w:afterAutospacing="0"/>
        <w:rPr>
          <w:rFonts w:ascii="Segoe UI" w:hAnsi="Segoe UI" w:cs="Segoe UI"/>
          <w:color w:val="000000" w:themeColor="text1"/>
          <w:sz w:val="22"/>
          <w:szCs w:val="22"/>
        </w:rPr>
      </w:pPr>
      <w:r w:rsidRPr="008A00E9">
        <w:rPr>
          <w:rFonts w:ascii="Segoe UI" w:hAnsi="Segoe UI" w:cs="Segoe UI"/>
          <w:color w:val="000000" w:themeColor="text1"/>
          <w:sz w:val="22"/>
          <w:szCs w:val="22"/>
        </w:rPr>
        <w:t>GEO-replication data transfer incurs a per gigabyte charge</w:t>
      </w:r>
    </w:p>
    <w:p w14:paraId="0B743D1A" w14:textId="7E373763" w:rsidR="00445737" w:rsidRDefault="00445737" w:rsidP="00445737">
      <w:pPr>
        <w:pStyle w:val="NormalWeb"/>
        <w:spacing w:before="0" w:beforeAutospacing="0" w:after="0" w:afterAutospacing="0"/>
        <w:rPr>
          <w:rFonts w:ascii="Segoe UI" w:hAnsi="Segoe UI" w:cs="Segoe UI"/>
          <w:color w:val="000000" w:themeColor="text1"/>
          <w:sz w:val="22"/>
          <w:szCs w:val="22"/>
        </w:rPr>
      </w:pPr>
    </w:p>
    <w:p w14:paraId="2754C4CE" w14:textId="77777777" w:rsidR="00445737" w:rsidRPr="008A00E9" w:rsidRDefault="00445737" w:rsidP="00445737">
      <w:pPr>
        <w:pStyle w:val="NormalWeb"/>
        <w:spacing w:before="0" w:beforeAutospacing="0" w:after="0" w:afterAutospacing="0"/>
        <w:rPr>
          <w:rFonts w:ascii="Segoe UI" w:hAnsi="Segoe UI" w:cs="Segoe UI"/>
          <w:color w:val="000000" w:themeColor="text1"/>
          <w:sz w:val="22"/>
          <w:szCs w:val="22"/>
        </w:rPr>
      </w:pPr>
    </w:p>
    <w:p w14:paraId="50110EF9" w14:textId="77777777" w:rsidR="00BC1703" w:rsidRDefault="00BC1703" w:rsidP="001A2B2F">
      <w:pPr>
        <w:pStyle w:val="NormalWeb"/>
        <w:spacing w:before="0" w:beforeAutospacing="0" w:after="0" w:afterAutospacing="0"/>
        <w:rPr>
          <w:rFonts w:ascii="Segoe UI" w:hAnsi="Segoe UI" w:cs="Segoe UI"/>
          <w:color w:val="000000" w:themeColor="text1"/>
          <w:sz w:val="22"/>
          <w:szCs w:val="22"/>
        </w:rPr>
      </w:pPr>
    </w:p>
    <w:p w14:paraId="6E4C44F6" w14:textId="0437920F" w:rsidR="001A2B2F" w:rsidRDefault="00FD7B83" w:rsidP="001A2B2F">
      <w:pPr>
        <w:pStyle w:val="NormalWeb"/>
        <w:spacing w:before="0" w:beforeAutospacing="0" w:after="0" w:afterAutospacing="0"/>
        <w:rPr>
          <w:rFonts w:ascii="Segoe UI" w:hAnsi="Segoe UI" w:cs="Segoe UI"/>
          <w:b/>
          <w:bCs/>
          <w:color w:val="000000" w:themeColor="text1"/>
          <w:sz w:val="22"/>
          <w:szCs w:val="22"/>
        </w:rPr>
      </w:pPr>
      <w:r w:rsidRPr="00FD7B83">
        <w:rPr>
          <w:rFonts w:ascii="Segoe UI" w:hAnsi="Segoe UI" w:cs="Segoe UI"/>
          <w:b/>
          <w:bCs/>
          <w:color w:val="000000" w:themeColor="text1"/>
          <w:sz w:val="22"/>
          <w:szCs w:val="22"/>
        </w:rPr>
        <w:t>Azure Storage: Security</w:t>
      </w:r>
    </w:p>
    <w:p w14:paraId="62EB0D7B" w14:textId="189BC614" w:rsidR="00FD7B83" w:rsidRDefault="00FD7B83" w:rsidP="00A16A36">
      <w:pPr>
        <w:pStyle w:val="NormalWeb"/>
        <w:numPr>
          <w:ilvl w:val="0"/>
          <w:numId w:val="75"/>
        </w:numPr>
        <w:spacing w:before="0" w:beforeAutospacing="0" w:after="0" w:afterAutospacing="0"/>
        <w:ind w:left="357" w:hanging="357"/>
        <w:rPr>
          <w:rFonts w:ascii="Segoe UI" w:hAnsi="Segoe UI" w:cs="Segoe UI"/>
          <w:color w:val="000000" w:themeColor="text1"/>
          <w:sz w:val="22"/>
          <w:szCs w:val="22"/>
        </w:rPr>
      </w:pPr>
      <w:r>
        <w:rPr>
          <w:rFonts w:ascii="Segoe UI" w:hAnsi="Segoe UI" w:cs="Segoe UI"/>
          <w:color w:val="000000" w:themeColor="text1"/>
          <w:sz w:val="22"/>
          <w:szCs w:val="22"/>
        </w:rPr>
        <w:t xml:space="preserve">Azure storage provides </w:t>
      </w:r>
      <w:r w:rsidR="002B61B6">
        <w:rPr>
          <w:rFonts w:ascii="Segoe UI" w:hAnsi="Segoe UI" w:cs="Segoe UI"/>
          <w:color w:val="000000" w:themeColor="text1"/>
          <w:sz w:val="22"/>
          <w:szCs w:val="22"/>
        </w:rPr>
        <w:t>a comprehensive set of security capabilities.</w:t>
      </w:r>
    </w:p>
    <w:p w14:paraId="08225CE9" w14:textId="51948CE5" w:rsidR="002B61B6" w:rsidRDefault="002B61B6" w:rsidP="00A16A36">
      <w:pPr>
        <w:pStyle w:val="NormalWeb"/>
        <w:numPr>
          <w:ilvl w:val="0"/>
          <w:numId w:val="75"/>
        </w:numPr>
        <w:spacing w:before="0" w:beforeAutospacing="0" w:after="0" w:afterAutospacing="0"/>
        <w:ind w:left="357" w:hanging="357"/>
        <w:rPr>
          <w:rFonts w:ascii="Segoe UI" w:hAnsi="Segoe UI" w:cs="Segoe UI"/>
          <w:color w:val="000000" w:themeColor="text1"/>
          <w:sz w:val="22"/>
          <w:szCs w:val="22"/>
        </w:rPr>
      </w:pPr>
      <w:r>
        <w:rPr>
          <w:rFonts w:ascii="Segoe UI" w:hAnsi="Segoe UI" w:cs="Segoe UI"/>
          <w:color w:val="000000" w:themeColor="text1"/>
          <w:sz w:val="22"/>
          <w:szCs w:val="22"/>
        </w:rPr>
        <w:t>The storage account itself can be secured us</w:t>
      </w:r>
      <w:r w:rsidR="00324AAC">
        <w:rPr>
          <w:rFonts w:ascii="Segoe UI" w:hAnsi="Segoe UI" w:cs="Segoe UI"/>
          <w:color w:val="000000" w:themeColor="text1"/>
          <w:sz w:val="22"/>
          <w:szCs w:val="22"/>
        </w:rPr>
        <w:t>ing role-based access control and azure active directory</w:t>
      </w:r>
    </w:p>
    <w:p w14:paraId="36B99FA5" w14:textId="27A9B835" w:rsidR="00AF6E7B" w:rsidRDefault="00BC4385" w:rsidP="00A16A36">
      <w:pPr>
        <w:pStyle w:val="NormalWeb"/>
        <w:numPr>
          <w:ilvl w:val="0"/>
          <w:numId w:val="75"/>
        </w:numPr>
        <w:spacing w:before="0" w:beforeAutospacing="0" w:after="0" w:afterAutospacing="0"/>
        <w:ind w:left="357" w:hanging="357"/>
        <w:rPr>
          <w:rFonts w:ascii="Segoe UI" w:hAnsi="Segoe UI" w:cs="Segoe UI"/>
          <w:color w:val="000000" w:themeColor="text1"/>
          <w:sz w:val="22"/>
          <w:szCs w:val="22"/>
        </w:rPr>
      </w:pPr>
      <w:r>
        <w:rPr>
          <w:rFonts w:ascii="Segoe UI" w:hAnsi="Segoe UI" w:cs="Segoe UI"/>
          <w:color w:val="000000" w:themeColor="text1"/>
          <w:sz w:val="22"/>
          <w:szCs w:val="22"/>
        </w:rPr>
        <w:t>Data can be secured in transit between an application and azure</w:t>
      </w:r>
      <w:r w:rsidR="001A3AE5">
        <w:rPr>
          <w:rFonts w:ascii="Segoe UI" w:hAnsi="Segoe UI" w:cs="Segoe UI"/>
          <w:color w:val="000000" w:themeColor="text1"/>
          <w:sz w:val="22"/>
          <w:szCs w:val="22"/>
        </w:rPr>
        <w:t xml:space="preserve"> by using client-side encryption, HTTPS, or SMB 3</w:t>
      </w:r>
      <w:r w:rsidR="00B06CAF">
        <w:rPr>
          <w:rFonts w:ascii="Segoe UI" w:hAnsi="Segoe UI" w:cs="Segoe UI"/>
          <w:color w:val="000000" w:themeColor="text1"/>
          <w:sz w:val="22"/>
          <w:szCs w:val="22"/>
        </w:rPr>
        <w:t>.0</w:t>
      </w:r>
    </w:p>
    <w:p w14:paraId="350CA172" w14:textId="7C32E6CE" w:rsidR="00B06CAF" w:rsidRPr="00AC3AA0" w:rsidRDefault="00B06CAF" w:rsidP="00A16A36">
      <w:pPr>
        <w:pStyle w:val="NormalWeb"/>
        <w:numPr>
          <w:ilvl w:val="0"/>
          <w:numId w:val="75"/>
        </w:numPr>
        <w:spacing w:before="0" w:beforeAutospacing="0" w:after="0" w:afterAutospacing="0"/>
        <w:ind w:left="357" w:hanging="357"/>
        <w:rPr>
          <w:rFonts w:ascii="Segoe UI" w:hAnsi="Segoe UI" w:cs="Segoe UI"/>
          <w:color w:val="FF0000"/>
          <w:sz w:val="22"/>
          <w:szCs w:val="22"/>
        </w:rPr>
      </w:pPr>
      <w:r w:rsidRPr="00AC3AA0">
        <w:rPr>
          <w:rFonts w:ascii="Segoe UI" w:hAnsi="Segoe UI" w:cs="Segoe UI"/>
          <w:color w:val="FF0000"/>
          <w:sz w:val="22"/>
          <w:szCs w:val="22"/>
        </w:rPr>
        <w:t xml:space="preserve">Data can be set to </w:t>
      </w:r>
      <w:r w:rsidR="00762858" w:rsidRPr="00AC3AA0">
        <w:rPr>
          <w:rFonts w:ascii="Segoe UI" w:hAnsi="Segoe UI" w:cs="Segoe UI"/>
          <w:color w:val="FF0000"/>
          <w:sz w:val="22"/>
          <w:szCs w:val="22"/>
        </w:rPr>
        <w:t xml:space="preserve">be </w:t>
      </w:r>
      <w:r w:rsidRPr="00AC3AA0">
        <w:rPr>
          <w:rFonts w:ascii="Segoe UI" w:hAnsi="Segoe UI" w:cs="Segoe UI"/>
          <w:color w:val="FF0000"/>
          <w:sz w:val="22"/>
          <w:szCs w:val="22"/>
        </w:rPr>
        <w:t xml:space="preserve">automatically encrypted when </w:t>
      </w:r>
      <w:r w:rsidR="00762858" w:rsidRPr="00AC3AA0">
        <w:rPr>
          <w:rFonts w:ascii="Segoe UI" w:hAnsi="Segoe UI" w:cs="Segoe UI"/>
          <w:color w:val="FF0000"/>
          <w:sz w:val="22"/>
          <w:szCs w:val="22"/>
        </w:rPr>
        <w:t>written to azure storage using storage service encryption.</w:t>
      </w:r>
      <w:r w:rsidR="00C07EDE" w:rsidRPr="00C07EDE">
        <w:rPr>
          <w:rFonts w:ascii="Segoe UI" w:hAnsi="Segoe UI" w:cs="Segoe UI"/>
          <w:color w:val="000000" w:themeColor="text1"/>
          <w:sz w:val="22"/>
          <w:szCs w:val="22"/>
        </w:rPr>
        <w:t xml:space="preserve"> SSE is at storage level</w:t>
      </w:r>
    </w:p>
    <w:p w14:paraId="1F342A88" w14:textId="55569796" w:rsidR="00762858" w:rsidRPr="00AC3AA0" w:rsidRDefault="00762858" w:rsidP="00A16A36">
      <w:pPr>
        <w:pStyle w:val="NormalWeb"/>
        <w:numPr>
          <w:ilvl w:val="0"/>
          <w:numId w:val="75"/>
        </w:numPr>
        <w:spacing w:before="0" w:beforeAutospacing="0" w:after="0" w:afterAutospacing="0"/>
        <w:ind w:left="357" w:hanging="357"/>
        <w:rPr>
          <w:rFonts w:ascii="Segoe UI" w:hAnsi="Segoe UI" w:cs="Segoe UI"/>
          <w:color w:val="FF0000"/>
          <w:sz w:val="22"/>
          <w:szCs w:val="22"/>
        </w:rPr>
      </w:pPr>
      <w:r w:rsidRPr="00AC3AA0">
        <w:rPr>
          <w:rFonts w:ascii="Segoe UI" w:hAnsi="Segoe UI" w:cs="Segoe UI"/>
          <w:color w:val="FF0000"/>
          <w:sz w:val="22"/>
          <w:szCs w:val="22"/>
        </w:rPr>
        <w:t xml:space="preserve">OS </w:t>
      </w:r>
      <w:r w:rsidR="003163DF" w:rsidRPr="00AC3AA0">
        <w:rPr>
          <w:rFonts w:ascii="Segoe UI" w:hAnsi="Segoe UI" w:cs="Segoe UI"/>
          <w:color w:val="FF0000"/>
          <w:sz w:val="22"/>
          <w:szCs w:val="22"/>
        </w:rPr>
        <w:t xml:space="preserve">and data disk used by virtual machine can be set to be encrypted using </w:t>
      </w:r>
      <w:r w:rsidR="005621C2" w:rsidRPr="00AC3AA0">
        <w:rPr>
          <w:rFonts w:ascii="Segoe UI" w:hAnsi="Segoe UI" w:cs="Segoe UI"/>
          <w:color w:val="FF0000"/>
          <w:sz w:val="22"/>
          <w:szCs w:val="22"/>
        </w:rPr>
        <w:t>Azure disk encryption</w:t>
      </w:r>
      <w:r w:rsidR="00C07EDE">
        <w:rPr>
          <w:rFonts w:ascii="Segoe UI" w:hAnsi="Segoe UI" w:cs="Segoe UI"/>
          <w:color w:val="FF0000"/>
          <w:sz w:val="22"/>
          <w:szCs w:val="22"/>
        </w:rPr>
        <w:t>.</w:t>
      </w:r>
      <w:r w:rsidR="00C07EDE" w:rsidRPr="00C07EDE">
        <w:rPr>
          <w:rFonts w:ascii="Segoe UI" w:hAnsi="Segoe UI" w:cs="Segoe UI"/>
          <w:color w:val="000000" w:themeColor="text1"/>
          <w:sz w:val="22"/>
          <w:szCs w:val="22"/>
        </w:rPr>
        <w:t xml:space="preserve"> ADE is more like OS level encryption</w:t>
      </w:r>
    </w:p>
    <w:p w14:paraId="7335EB44" w14:textId="77777777" w:rsidR="00C07EDE" w:rsidRDefault="005621C2" w:rsidP="00C07EDE">
      <w:pPr>
        <w:pStyle w:val="NormalWeb"/>
        <w:numPr>
          <w:ilvl w:val="0"/>
          <w:numId w:val="75"/>
        </w:numPr>
        <w:spacing w:before="0" w:beforeAutospacing="0" w:after="0" w:afterAutospacing="0"/>
        <w:ind w:left="357" w:hanging="357"/>
        <w:rPr>
          <w:rFonts w:ascii="Segoe UI" w:hAnsi="Segoe UI" w:cs="Segoe UI"/>
          <w:color w:val="000000" w:themeColor="text1"/>
          <w:sz w:val="22"/>
          <w:szCs w:val="22"/>
        </w:rPr>
      </w:pPr>
      <w:r>
        <w:rPr>
          <w:rFonts w:ascii="Segoe UI" w:hAnsi="Segoe UI" w:cs="Segoe UI"/>
          <w:color w:val="000000" w:themeColor="text1"/>
          <w:sz w:val="22"/>
          <w:szCs w:val="22"/>
        </w:rPr>
        <w:t xml:space="preserve">Delegate access to the data objects in azure storage can be </w:t>
      </w:r>
      <w:r w:rsidR="00876542">
        <w:rPr>
          <w:rFonts w:ascii="Segoe UI" w:hAnsi="Segoe UI" w:cs="Segoe UI"/>
          <w:color w:val="000000" w:themeColor="text1"/>
          <w:sz w:val="22"/>
          <w:szCs w:val="22"/>
        </w:rPr>
        <w:t xml:space="preserve">granted using shared access signature </w:t>
      </w:r>
    </w:p>
    <w:p w14:paraId="3ABE24E3" w14:textId="53C90BBF" w:rsidR="00AE087B" w:rsidRPr="00467E93" w:rsidRDefault="00AE087B" w:rsidP="00AE087B">
      <w:pPr>
        <w:pStyle w:val="Heading2"/>
        <w:rPr>
          <w:rFonts w:ascii="Segoe UI" w:hAnsi="Segoe UI" w:cs="Segoe UI"/>
          <w:b w:val="0"/>
          <w:color w:val="2683C6" w:themeColor="accent2"/>
          <w:sz w:val="22"/>
          <w:szCs w:val="22"/>
        </w:rPr>
      </w:pPr>
      <w:bookmarkStart w:id="33" w:name="_Toc8945451"/>
      <w:r w:rsidRPr="00467E93">
        <w:rPr>
          <w:rFonts w:ascii="Segoe UI" w:hAnsi="Segoe UI" w:cs="Segoe UI"/>
          <w:b w:val="0"/>
          <w:color w:val="2683C6" w:themeColor="accent2"/>
          <w:sz w:val="22"/>
          <w:szCs w:val="22"/>
        </w:rPr>
        <w:t>Azure Disks</w:t>
      </w:r>
      <w:bookmarkEnd w:id="33"/>
      <w:r w:rsidRPr="00467E93">
        <w:rPr>
          <w:rFonts w:ascii="Segoe UI" w:hAnsi="Segoe UI" w:cs="Segoe UI"/>
          <w:b w:val="0"/>
          <w:color w:val="2683C6" w:themeColor="accent2"/>
          <w:sz w:val="22"/>
          <w:szCs w:val="22"/>
        </w:rPr>
        <w:t xml:space="preserve"> </w:t>
      </w:r>
    </w:p>
    <w:p w14:paraId="10495D5F" w14:textId="77777777" w:rsidR="00134878" w:rsidRPr="00467E93" w:rsidRDefault="00134878" w:rsidP="00695919">
      <w:pPr>
        <w:pStyle w:val="NormalWeb"/>
        <w:spacing w:before="0" w:beforeAutospacing="0" w:after="0" w:afterAutospacing="0"/>
        <w:rPr>
          <w:rFonts w:ascii="Segoe UI" w:hAnsi="Segoe UI" w:cs="Segoe UI"/>
          <w:b/>
          <w:color w:val="000000" w:themeColor="text1"/>
          <w:sz w:val="22"/>
          <w:szCs w:val="22"/>
        </w:rPr>
      </w:pPr>
    </w:p>
    <w:p w14:paraId="49D83229" w14:textId="4B5397FC" w:rsidR="00134878" w:rsidRPr="00467E93" w:rsidRDefault="00134878" w:rsidP="00695919">
      <w:pPr>
        <w:pStyle w:val="NormalWeb"/>
        <w:spacing w:before="0" w:beforeAutospacing="0" w:after="0" w:afterAutospacing="0"/>
        <w:rPr>
          <w:rFonts w:ascii="Segoe UI" w:hAnsi="Segoe UI" w:cs="Segoe UI"/>
          <w:sz w:val="22"/>
          <w:szCs w:val="22"/>
          <w:shd w:val="clear" w:color="auto" w:fill="FFFFFF"/>
        </w:rPr>
      </w:pPr>
      <w:r w:rsidRPr="00467E93">
        <w:rPr>
          <w:rFonts w:ascii="Segoe UI" w:hAnsi="Segoe UI" w:cs="Segoe UI"/>
          <w:sz w:val="22"/>
          <w:szCs w:val="22"/>
          <w:shd w:val="clear" w:color="auto" w:fill="FFFFFF"/>
        </w:rPr>
        <w:t xml:space="preserve">A data disk is a VHD that's attached to a virtual machine to store application data, or other data you need to keep. Data disks are registered as SCSI drives and are labeled with a letter that you choose. Each data disk has a maximum capacity of 4,095 GB, managed disks have a maximum capacity of 32,767 </w:t>
      </w:r>
      <w:proofErr w:type="spellStart"/>
      <w:r w:rsidRPr="00467E93">
        <w:rPr>
          <w:rFonts w:ascii="Segoe UI" w:hAnsi="Segoe UI" w:cs="Segoe UI"/>
          <w:sz w:val="22"/>
          <w:szCs w:val="22"/>
          <w:shd w:val="clear" w:color="auto" w:fill="FFFFFF"/>
        </w:rPr>
        <w:t>GiB.</w:t>
      </w:r>
      <w:proofErr w:type="spellEnd"/>
      <w:r w:rsidRPr="00467E93">
        <w:rPr>
          <w:rFonts w:ascii="Segoe UI" w:hAnsi="Segoe UI" w:cs="Segoe UI"/>
          <w:sz w:val="22"/>
          <w:szCs w:val="22"/>
          <w:shd w:val="clear" w:color="auto" w:fill="FFFFFF"/>
        </w:rPr>
        <w:t xml:space="preserve"> The size of the virtual machine determines how many data disks you can attach to it and the type of storage you can use to host the disks.</w:t>
      </w:r>
    </w:p>
    <w:p w14:paraId="0280EDBB" w14:textId="77777777" w:rsidR="00134878" w:rsidRPr="00467E93" w:rsidRDefault="00134878" w:rsidP="00134878">
      <w:pPr>
        <w:shd w:val="clear" w:color="auto" w:fill="FFFFFF"/>
        <w:spacing w:before="100" w:beforeAutospacing="1" w:after="0" w:line="240" w:lineRule="auto"/>
        <w:rPr>
          <w:rFonts w:ascii="Segoe UI" w:eastAsia="Times New Roman" w:hAnsi="Segoe UI" w:cs="Segoe UI"/>
          <w:sz w:val="22"/>
          <w:szCs w:val="22"/>
          <w:lang w:val="en-IN" w:eastAsia="en-IN"/>
        </w:rPr>
      </w:pPr>
      <w:r w:rsidRPr="00467E93">
        <w:rPr>
          <w:rFonts w:ascii="Segoe UI" w:eastAsia="Times New Roman" w:hAnsi="Segoe UI" w:cs="Segoe UI"/>
          <w:sz w:val="22"/>
          <w:szCs w:val="22"/>
          <w:lang w:val="en-IN" w:eastAsia="en-IN"/>
        </w:rPr>
        <w:t>Azure creates an operating system disk when you create a virtual machine from an image. If you use an image that includes data disks, Azure also creates the data disks when it creates the virtual machine. Otherwise, you add data disks after you create the virtual machine.</w:t>
      </w:r>
    </w:p>
    <w:p w14:paraId="272CD003" w14:textId="7EC603E5" w:rsidR="00134878" w:rsidRPr="00467E93" w:rsidRDefault="00134878" w:rsidP="00134878">
      <w:pPr>
        <w:shd w:val="clear" w:color="auto" w:fill="FFFFFF"/>
        <w:spacing w:before="100" w:beforeAutospacing="1" w:after="0" w:line="240" w:lineRule="auto"/>
        <w:rPr>
          <w:rFonts w:ascii="Segoe UI" w:eastAsia="Times New Roman" w:hAnsi="Segoe UI" w:cs="Segoe UI"/>
          <w:sz w:val="22"/>
          <w:szCs w:val="22"/>
          <w:lang w:val="en-IN" w:eastAsia="en-IN"/>
        </w:rPr>
      </w:pPr>
      <w:r w:rsidRPr="00467E93">
        <w:rPr>
          <w:rFonts w:ascii="Segoe UI" w:eastAsia="Times New Roman" w:hAnsi="Segoe UI" w:cs="Segoe UI"/>
          <w:sz w:val="22"/>
          <w:szCs w:val="22"/>
          <w:lang w:val="en-IN" w:eastAsia="en-IN"/>
        </w:rPr>
        <w:lastRenderedPageBreak/>
        <w:t>You can add data disks to a virtual machine at any time, by </w:t>
      </w:r>
      <w:r w:rsidRPr="00467E93">
        <w:rPr>
          <w:rFonts w:ascii="Segoe UI" w:eastAsia="Times New Roman" w:hAnsi="Segoe UI" w:cs="Segoe UI"/>
          <w:b/>
          <w:bCs/>
          <w:sz w:val="22"/>
          <w:szCs w:val="22"/>
          <w:lang w:val="en-IN" w:eastAsia="en-IN"/>
        </w:rPr>
        <w:t>attaching</w:t>
      </w:r>
      <w:r w:rsidRPr="00467E93">
        <w:rPr>
          <w:rFonts w:ascii="Segoe UI" w:eastAsia="Times New Roman" w:hAnsi="Segoe UI" w:cs="Segoe UI"/>
          <w:sz w:val="22"/>
          <w:szCs w:val="22"/>
          <w:lang w:val="en-IN" w:eastAsia="en-IN"/>
        </w:rPr>
        <w:t xml:space="preserve"> the disk to the virtual machine. You can use a VHD that you've uploaded or copied to your storage </w:t>
      </w:r>
      <w:r w:rsidR="00916C20" w:rsidRPr="00467E93">
        <w:rPr>
          <w:rFonts w:ascii="Segoe UI" w:eastAsia="Times New Roman" w:hAnsi="Segoe UI" w:cs="Segoe UI"/>
          <w:sz w:val="22"/>
          <w:szCs w:val="22"/>
          <w:lang w:val="en-IN" w:eastAsia="en-IN"/>
        </w:rPr>
        <w:t>account or</w:t>
      </w:r>
      <w:r w:rsidRPr="00467E93">
        <w:rPr>
          <w:rFonts w:ascii="Segoe UI" w:eastAsia="Times New Roman" w:hAnsi="Segoe UI" w:cs="Segoe UI"/>
          <w:sz w:val="22"/>
          <w:szCs w:val="22"/>
          <w:lang w:val="en-IN" w:eastAsia="en-IN"/>
        </w:rPr>
        <w:t xml:space="preserve"> use an empty VHD that Azure creates for you. Attaching a data disk associates the VHD file with the VM by placing a 'lease' on the VHD so it can't be deleted from storage while it's still attached.</w:t>
      </w:r>
    </w:p>
    <w:p w14:paraId="60FA717E" w14:textId="77777777" w:rsidR="00134878" w:rsidRPr="00467E93" w:rsidRDefault="00134878" w:rsidP="00695919">
      <w:pPr>
        <w:pStyle w:val="NormalWeb"/>
        <w:spacing w:before="0" w:beforeAutospacing="0" w:after="0" w:afterAutospacing="0"/>
        <w:rPr>
          <w:rFonts w:ascii="Segoe UI" w:hAnsi="Segoe UI" w:cs="Segoe UI"/>
          <w:b/>
          <w:color w:val="000000" w:themeColor="text1"/>
          <w:sz w:val="22"/>
          <w:szCs w:val="22"/>
        </w:rPr>
      </w:pPr>
    </w:p>
    <w:p w14:paraId="62D48C01" w14:textId="33249892" w:rsidR="00AE087B" w:rsidRPr="00467E93" w:rsidRDefault="00AE087B" w:rsidP="00695919">
      <w:pPr>
        <w:pStyle w:val="NormalWeb"/>
        <w:spacing w:before="0" w:beforeAutospacing="0" w:after="0" w:afterAutospacing="0"/>
        <w:rPr>
          <w:rFonts w:ascii="Segoe UI" w:hAnsi="Segoe UI" w:cs="Segoe UI"/>
          <w:color w:val="2683C6" w:themeColor="accent2"/>
          <w:sz w:val="22"/>
          <w:szCs w:val="22"/>
        </w:rPr>
      </w:pPr>
      <w:r w:rsidRPr="00467E93">
        <w:rPr>
          <w:rFonts w:ascii="Segoe UI" w:hAnsi="Segoe UI" w:cs="Segoe UI"/>
          <w:color w:val="2683C6" w:themeColor="accent2"/>
          <w:sz w:val="22"/>
          <w:szCs w:val="22"/>
        </w:rPr>
        <w:t>Unmanaged Disks</w:t>
      </w:r>
    </w:p>
    <w:p w14:paraId="1DFDF248" w14:textId="77777777" w:rsidR="00F927E1" w:rsidRPr="00467E93" w:rsidRDefault="00F927E1" w:rsidP="00695919">
      <w:pPr>
        <w:pStyle w:val="NormalWeb"/>
        <w:spacing w:before="0" w:beforeAutospacing="0" w:after="0" w:afterAutospacing="0"/>
        <w:rPr>
          <w:rFonts w:ascii="Segoe UI" w:hAnsi="Segoe UI" w:cs="Segoe UI"/>
          <w:color w:val="2683C6" w:themeColor="accent2"/>
          <w:sz w:val="22"/>
          <w:szCs w:val="22"/>
        </w:rPr>
      </w:pPr>
    </w:p>
    <w:p w14:paraId="246FF431" w14:textId="390B8022" w:rsidR="00776775" w:rsidRDefault="00134878" w:rsidP="00D23407">
      <w:pPr>
        <w:pStyle w:val="NormalWeb"/>
        <w:spacing w:before="0" w:beforeAutospacing="0" w:after="0" w:afterAutospacing="0"/>
        <w:rPr>
          <w:rFonts w:ascii="Segoe UI" w:hAnsi="Segoe UI" w:cs="Segoe UI"/>
          <w:color w:val="000000"/>
          <w:sz w:val="22"/>
          <w:szCs w:val="22"/>
          <w:shd w:val="clear" w:color="auto" w:fill="FFFFFF"/>
        </w:rPr>
      </w:pPr>
      <w:r w:rsidRPr="00467E93">
        <w:rPr>
          <w:rFonts w:ascii="Segoe UI" w:hAnsi="Segoe UI" w:cs="Segoe UI"/>
          <w:color w:val="000000"/>
          <w:sz w:val="22"/>
          <w:szCs w:val="22"/>
          <w:shd w:val="clear" w:color="auto" w:fill="FFFFFF"/>
        </w:rPr>
        <w:t>Unmanaged disks are the traditional type of disks that have been used by VMs. With these disks, you create your own storage account and specify that storage account when you create the disk. Make sure you don't put too many disks in the same storage account, because you could exceed the</w:t>
      </w:r>
      <w:r w:rsidRPr="00467E93">
        <w:rPr>
          <w:rFonts w:ascii="Segoe UI" w:hAnsi="Segoe UI" w:cs="Segoe UI"/>
          <w:sz w:val="22"/>
          <w:szCs w:val="22"/>
          <w:shd w:val="clear" w:color="auto" w:fill="FFFFFF"/>
        </w:rPr>
        <w:t> </w:t>
      </w:r>
      <w:hyperlink r:id="rId29" w:history="1">
        <w:r w:rsidRPr="00467E93">
          <w:rPr>
            <w:rStyle w:val="Hyperlink"/>
            <w:rFonts w:ascii="Segoe UI" w:hAnsi="Segoe UI" w:cs="Segoe UI"/>
            <w:color w:val="auto"/>
            <w:sz w:val="22"/>
            <w:szCs w:val="22"/>
            <w:u w:val="none"/>
            <w:shd w:val="clear" w:color="auto" w:fill="FFFFFF"/>
          </w:rPr>
          <w:t>scalability targets</w:t>
        </w:r>
      </w:hyperlink>
      <w:r w:rsidRPr="00467E93">
        <w:rPr>
          <w:rFonts w:ascii="Segoe UI" w:hAnsi="Segoe UI" w:cs="Segoe UI"/>
          <w:color w:val="000000"/>
          <w:sz w:val="22"/>
          <w:szCs w:val="22"/>
          <w:shd w:val="clear" w:color="auto" w:fill="FFFFFF"/>
        </w:rPr>
        <w:t xml:space="preserve"> of the storage account (20,000 IOPS, for example), resulting in the VMs being throttled. With unmanaged disks, you </w:t>
      </w:r>
      <w:r w:rsidR="00E46400" w:rsidRPr="00467E93">
        <w:rPr>
          <w:rFonts w:ascii="Segoe UI" w:hAnsi="Segoe UI" w:cs="Segoe UI"/>
          <w:color w:val="000000"/>
          <w:sz w:val="22"/>
          <w:szCs w:val="22"/>
          <w:shd w:val="clear" w:color="auto" w:fill="FFFFFF"/>
        </w:rPr>
        <w:t>must</w:t>
      </w:r>
      <w:r w:rsidRPr="00467E93">
        <w:rPr>
          <w:rFonts w:ascii="Segoe UI" w:hAnsi="Segoe UI" w:cs="Segoe UI"/>
          <w:color w:val="000000"/>
          <w:sz w:val="22"/>
          <w:szCs w:val="22"/>
          <w:shd w:val="clear" w:color="auto" w:fill="FFFFFF"/>
        </w:rPr>
        <w:t xml:space="preserve"> figure out how to maximize the use of one or more storage accounts to get the best performance out of your VMs.</w:t>
      </w:r>
    </w:p>
    <w:p w14:paraId="093F7B43" w14:textId="636863D3" w:rsidR="00411ADD" w:rsidRDefault="00411ADD" w:rsidP="00D23407">
      <w:pPr>
        <w:pStyle w:val="NormalWeb"/>
        <w:spacing w:before="0" w:beforeAutospacing="0" w:after="0" w:afterAutospacing="0"/>
        <w:rPr>
          <w:rFonts w:ascii="Segoe UI" w:hAnsi="Segoe UI" w:cs="Segoe UI"/>
          <w:color w:val="000000"/>
          <w:sz w:val="22"/>
          <w:szCs w:val="22"/>
          <w:shd w:val="clear" w:color="auto" w:fill="FFFFFF"/>
        </w:rPr>
      </w:pPr>
    </w:p>
    <w:p w14:paraId="36CA6F1E" w14:textId="0F15A718" w:rsidR="00411ADD" w:rsidRDefault="00411ADD" w:rsidP="00D23407">
      <w:pPr>
        <w:pStyle w:val="NormalWeb"/>
        <w:spacing w:before="0" w:beforeAutospacing="0" w:after="0" w:afterAutospacing="0"/>
        <w:rPr>
          <w:rFonts w:ascii="Segoe UI" w:hAnsi="Segoe UI" w:cs="Segoe UI"/>
          <w:color w:val="000000"/>
          <w:sz w:val="22"/>
          <w:szCs w:val="22"/>
          <w:shd w:val="clear" w:color="auto" w:fill="FFFFFF"/>
        </w:rPr>
      </w:pPr>
    </w:p>
    <w:p w14:paraId="4CB80B5A" w14:textId="4B98480C" w:rsidR="00411ADD" w:rsidRDefault="00411ADD" w:rsidP="00D23407">
      <w:pPr>
        <w:pStyle w:val="NormalWeb"/>
        <w:spacing w:before="0" w:beforeAutospacing="0" w:after="0" w:afterAutospacing="0"/>
        <w:rPr>
          <w:rFonts w:ascii="Segoe UI" w:hAnsi="Segoe UI" w:cs="Segoe UI"/>
          <w:color w:val="000000"/>
          <w:sz w:val="22"/>
          <w:szCs w:val="22"/>
          <w:shd w:val="clear" w:color="auto" w:fill="FFFFFF"/>
        </w:rPr>
      </w:pPr>
    </w:p>
    <w:p w14:paraId="2C10D1B9" w14:textId="1C4A6620" w:rsidR="00411ADD" w:rsidRDefault="00411ADD" w:rsidP="00D23407">
      <w:pPr>
        <w:pStyle w:val="NormalWeb"/>
        <w:spacing w:before="0" w:beforeAutospacing="0" w:after="0" w:afterAutospacing="0"/>
        <w:rPr>
          <w:rFonts w:ascii="Segoe UI" w:hAnsi="Segoe UI" w:cs="Segoe UI"/>
          <w:color w:val="000000"/>
          <w:sz w:val="22"/>
          <w:szCs w:val="22"/>
          <w:shd w:val="clear" w:color="auto" w:fill="FFFFFF"/>
        </w:rPr>
      </w:pPr>
    </w:p>
    <w:p w14:paraId="6D3C8AC7" w14:textId="77777777" w:rsidR="00411ADD" w:rsidRPr="00467E93" w:rsidRDefault="00411ADD" w:rsidP="00D23407">
      <w:pPr>
        <w:pStyle w:val="NormalWeb"/>
        <w:spacing w:before="0" w:beforeAutospacing="0" w:after="0" w:afterAutospacing="0"/>
        <w:rPr>
          <w:rFonts w:ascii="Segoe UI" w:hAnsi="Segoe UI" w:cs="Segoe UI"/>
          <w:b/>
          <w:color w:val="000000" w:themeColor="text1"/>
          <w:sz w:val="22"/>
          <w:szCs w:val="22"/>
        </w:rPr>
      </w:pPr>
    </w:p>
    <w:p w14:paraId="6CEC54F2" w14:textId="77777777" w:rsidR="00D23407" w:rsidRPr="00467E93" w:rsidRDefault="00D23407" w:rsidP="00D23407">
      <w:pPr>
        <w:pStyle w:val="NormalWeb"/>
        <w:spacing w:before="0" w:beforeAutospacing="0" w:after="0" w:afterAutospacing="0"/>
        <w:rPr>
          <w:rFonts w:ascii="Segoe UI" w:hAnsi="Segoe UI" w:cs="Segoe UI"/>
          <w:b/>
          <w:color w:val="000000" w:themeColor="text1"/>
          <w:sz w:val="22"/>
          <w:szCs w:val="22"/>
        </w:rPr>
      </w:pPr>
    </w:p>
    <w:p w14:paraId="1602951A" w14:textId="07340D6A" w:rsidR="00AE087B" w:rsidRPr="00467E93" w:rsidRDefault="00AE087B" w:rsidP="00695919">
      <w:pPr>
        <w:pStyle w:val="NormalWeb"/>
        <w:spacing w:before="0" w:beforeAutospacing="0" w:after="0" w:afterAutospacing="0"/>
        <w:rPr>
          <w:rFonts w:ascii="Segoe UI" w:hAnsi="Segoe UI" w:cs="Segoe UI"/>
          <w:color w:val="2683C6" w:themeColor="accent2"/>
          <w:sz w:val="22"/>
          <w:szCs w:val="22"/>
        </w:rPr>
      </w:pPr>
      <w:r w:rsidRPr="00467E93">
        <w:rPr>
          <w:rFonts w:ascii="Segoe UI" w:hAnsi="Segoe UI" w:cs="Segoe UI"/>
          <w:color w:val="2683C6" w:themeColor="accent2"/>
          <w:sz w:val="22"/>
          <w:szCs w:val="22"/>
        </w:rPr>
        <w:t>Manage</w:t>
      </w:r>
      <w:r w:rsidR="00F927E1" w:rsidRPr="00467E93">
        <w:rPr>
          <w:rFonts w:ascii="Segoe UI" w:hAnsi="Segoe UI" w:cs="Segoe UI"/>
          <w:color w:val="2683C6" w:themeColor="accent2"/>
          <w:sz w:val="22"/>
          <w:szCs w:val="22"/>
        </w:rPr>
        <w:t>d Disks</w:t>
      </w:r>
    </w:p>
    <w:p w14:paraId="3D046B3D" w14:textId="77777777" w:rsidR="00F927E1" w:rsidRPr="00467E93" w:rsidRDefault="00F927E1" w:rsidP="00695919">
      <w:pPr>
        <w:pStyle w:val="NormalWeb"/>
        <w:spacing w:before="0" w:beforeAutospacing="0" w:after="0" w:afterAutospacing="0"/>
        <w:rPr>
          <w:rFonts w:ascii="Segoe UI" w:hAnsi="Segoe UI" w:cs="Segoe UI"/>
          <w:color w:val="2683C6" w:themeColor="accent2"/>
          <w:sz w:val="22"/>
          <w:szCs w:val="22"/>
        </w:rPr>
      </w:pPr>
    </w:p>
    <w:p w14:paraId="776C2BF1" w14:textId="4CD4DE43" w:rsidR="00D23407" w:rsidRPr="00467E93" w:rsidRDefault="00776775" w:rsidP="00695919">
      <w:pPr>
        <w:pStyle w:val="NormalWeb"/>
        <w:spacing w:before="0" w:beforeAutospacing="0" w:after="0" w:afterAutospacing="0"/>
        <w:rPr>
          <w:rFonts w:ascii="Segoe UI" w:hAnsi="Segoe UI" w:cs="Segoe UI"/>
          <w:sz w:val="22"/>
          <w:szCs w:val="22"/>
          <w:shd w:val="clear" w:color="auto" w:fill="FFFFFF"/>
        </w:rPr>
      </w:pPr>
      <w:r w:rsidRPr="00467E93">
        <w:rPr>
          <w:rFonts w:ascii="Segoe UI" w:hAnsi="Segoe UI" w:cs="Segoe UI"/>
          <w:sz w:val="22"/>
          <w:szCs w:val="22"/>
          <w:shd w:val="clear" w:color="auto" w:fill="FFFFFF"/>
        </w:rPr>
        <w:t xml:space="preserve">Managed Disks handles the storage account creation/management in the background for </w:t>
      </w:r>
      <w:r w:rsidR="007704E7" w:rsidRPr="00467E93">
        <w:rPr>
          <w:rFonts w:ascii="Segoe UI" w:hAnsi="Segoe UI" w:cs="Segoe UI"/>
          <w:sz w:val="22"/>
          <w:szCs w:val="22"/>
          <w:shd w:val="clear" w:color="auto" w:fill="FFFFFF"/>
        </w:rPr>
        <w:t>you and</w:t>
      </w:r>
      <w:r w:rsidRPr="00467E93">
        <w:rPr>
          <w:rFonts w:ascii="Segoe UI" w:hAnsi="Segoe UI" w:cs="Segoe UI"/>
          <w:sz w:val="22"/>
          <w:szCs w:val="22"/>
          <w:shd w:val="clear" w:color="auto" w:fill="FFFFFF"/>
        </w:rPr>
        <w:t xml:space="preserve"> ensures that you do not have to worry about the scalability limits of the storage account. You simply specify the disk size and the performance tier (Standard/Premium), and Azure creates and manages the disk for you. As you add disks or scale the VM up and down, you don't have to worry about the storage being used.</w:t>
      </w:r>
    </w:p>
    <w:p w14:paraId="7BBCA144" w14:textId="0E83B3D4" w:rsidR="00D23407" w:rsidRPr="00467E93" w:rsidRDefault="00D23407" w:rsidP="00695919">
      <w:pPr>
        <w:pStyle w:val="NormalWeb"/>
        <w:spacing w:before="0" w:beforeAutospacing="0" w:after="0" w:afterAutospacing="0"/>
        <w:rPr>
          <w:rFonts w:ascii="Segoe UI" w:hAnsi="Segoe UI" w:cs="Segoe UI"/>
          <w:sz w:val="22"/>
          <w:szCs w:val="22"/>
          <w:shd w:val="clear" w:color="auto" w:fill="FFFFFF"/>
        </w:rPr>
      </w:pPr>
    </w:p>
    <w:p w14:paraId="6D9684E2" w14:textId="77777777" w:rsidR="00D23407" w:rsidRPr="00467E93" w:rsidRDefault="00D23407" w:rsidP="00695919">
      <w:pPr>
        <w:pStyle w:val="NormalWeb"/>
        <w:spacing w:before="0" w:beforeAutospacing="0" w:after="0" w:afterAutospacing="0"/>
        <w:rPr>
          <w:rFonts w:ascii="Segoe UI" w:hAnsi="Segoe UI" w:cs="Segoe UI"/>
          <w:b/>
          <w:sz w:val="22"/>
          <w:szCs w:val="22"/>
        </w:rPr>
      </w:pPr>
    </w:p>
    <w:p w14:paraId="4F48116C" w14:textId="4FE04228" w:rsidR="003412E5" w:rsidRPr="00467E93" w:rsidRDefault="003412E5" w:rsidP="00D23407">
      <w:pPr>
        <w:pStyle w:val="NormalWeb"/>
        <w:spacing w:before="0" w:beforeAutospacing="0" w:after="0" w:afterAutospacing="0"/>
        <w:ind w:left="720"/>
        <w:rPr>
          <w:rFonts w:ascii="Segoe UI" w:hAnsi="Segoe UI" w:cs="Segoe UI"/>
          <w:sz w:val="22"/>
          <w:szCs w:val="22"/>
        </w:rPr>
      </w:pPr>
    </w:p>
    <w:tbl>
      <w:tblPr>
        <w:tblW w:w="9662" w:type="dxa"/>
        <w:tblCellMar>
          <w:left w:w="0" w:type="dxa"/>
          <w:right w:w="0" w:type="dxa"/>
        </w:tblCellMar>
        <w:tblLook w:val="0420" w:firstRow="1" w:lastRow="0" w:firstColumn="0" w:lastColumn="0" w:noHBand="0" w:noVBand="1"/>
      </w:tblPr>
      <w:tblGrid>
        <w:gridCol w:w="4831"/>
        <w:gridCol w:w="4831"/>
      </w:tblGrid>
      <w:tr w:rsidR="00D23407" w:rsidRPr="00467E93" w14:paraId="16B79684" w14:textId="77777777" w:rsidTr="00C0041D">
        <w:trPr>
          <w:trHeight w:val="151"/>
        </w:trPr>
        <w:tc>
          <w:tcPr>
            <w:tcW w:w="483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DF7CE73" w14:textId="77777777" w:rsidR="00D23407" w:rsidRPr="00467E93" w:rsidRDefault="00D23407" w:rsidP="00D23407">
            <w:pPr>
              <w:pStyle w:val="NormalWeb"/>
              <w:jc w:val="center"/>
              <w:rPr>
                <w:rFonts w:ascii="Segoe UI" w:hAnsi="Segoe UI" w:cs="Segoe UI"/>
                <w:color w:val="FFFFFF" w:themeColor="background1"/>
                <w:sz w:val="22"/>
                <w:szCs w:val="22"/>
                <w:lang w:val="en-IN"/>
              </w:rPr>
            </w:pPr>
            <w:r w:rsidRPr="00467E93">
              <w:rPr>
                <w:rFonts w:ascii="Segoe UI" w:hAnsi="Segoe UI" w:cs="Segoe UI"/>
                <w:b/>
                <w:bCs/>
                <w:color w:val="FFFFFF" w:themeColor="background1"/>
                <w:sz w:val="22"/>
                <w:szCs w:val="22"/>
              </w:rPr>
              <w:t>Managed Disks</w:t>
            </w:r>
          </w:p>
        </w:tc>
        <w:tc>
          <w:tcPr>
            <w:tcW w:w="483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6B7DD74" w14:textId="77777777" w:rsidR="00D23407" w:rsidRPr="00467E93" w:rsidRDefault="00D23407" w:rsidP="00D23407">
            <w:pPr>
              <w:pStyle w:val="NormalWeb"/>
              <w:jc w:val="center"/>
              <w:rPr>
                <w:rFonts w:ascii="Segoe UI" w:hAnsi="Segoe UI" w:cs="Segoe UI"/>
                <w:color w:val="FFFFFF" w:themeColor="background1"/>
                <w:sz w:val="22"/>
                <w:szCs w:val="22"/>
                <w:lang w:val="en-IN"/>
              </w:rPr>
            </w:pPr>
            <w:r w:rsidRPr="00467E93">
              <w:rPr>
                <w:rFonts w:ascii="Segoe UI" w:hAnsi="Segoe UI" w:cs="Segoe UI"/>
                <w:b/>
                <w:bCs/>
                <w:color w:val="FFFFFF" w:themeColor="background1"/>
                <w:sz w:val="22"/>
                <w:szCs w:val="22"/>
              </w:rPr>
              <w:t>Unmanaged Disks</w:t>
            </w:r>
          </w:p>
        </w:tc>
      </w:tr>
      <w:tr w:rsidR="00D23407" w:rsidRPr="00467E93" w14:paraId="0A493BF4" w14:textId="77777777" w:rsidTr="00C0041D">
        <w:trPr>
          <w:trHeight w:val="242"/>
        </w:trPr>
        <w:tc>
          <w:tcPr>
            <w:tcW w:w="483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C160498" w14:textId="77777777" w:rsidR="00D23407" w:rsidRPr="00467E93" w:rsidRDefault="00D23407" w:rsidP="00A16A36">
            <w:pPr>
              <w:pStyle w:val="NormalWeb"/>
              <w:numPr>
                <w:ilvl w:val="0"/>
                <w:numId w:val="49"/>
              </w:numPr>
              <w:rPr>
                <w:rFonts w:ascii="Segoe UI" w:hAnsi="Segoe UI" w:cs="Segoe UI"/>
                <w:sz w:val="22"/>
                <w:szCs w:val="22"/>
                <w:lang w:val="en-IN"/>
              </w:rPr>
            </w:pPr>
            <w:r w:rsidRPr="00467E93">
              <w:rPr>
                <w:rFonts w:ascii="Segoe UI" w:hAnsi="Segoe UI" w:cs="Segoe UI"/>
                <w:sz w:val="22"/>
                <w:szCs w:val="22"/>
              </w:rPr>
              <w:t xml:space="preserve">Up to 1000 storage accounts per region </w:t>
            </w:r>
          </w:p>
        </w:tc>
        <w:tc>
          <w:tcPr>
            <w:tcW w:w="483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3BB0F5E" w14:textId="77777777" w:rsidR="00D23407" w:rsidRPr="00467E93" w:rsidRDefault="00D23407" w:rsidP="00A16A36">
            <w:pPr>
              <w:pStyle w:val="NormalWeb"/>
              <w:numPr>
                <w:ilvl w:val="0"/>
                <w:numId w:val="49"/>
              </w:numPr>
              <w:rPr>
                <w:rFonts w:ascii="Segoe UI" w:hAnsi="Segoe UI" w:cs="Segoe UI"/>
                <w:sz w:val="22"/>
                <w:szCs w:val="22"/>
                <w:lang w:val="en-IN"/>
              </w:rPr>
            </w:pPr>
            <w:r w:rsidRPr="00467E93">
              <w:rPr>
                <w:rFonts w:ascii="Segoe UI" w:hAnsi="Segoe UI" w:cs="Segoe UI"/>
                <w:sz w:val="22"/>
                <w:szCs w:val="22"/>
              </w:rPr>
              <w:t>Up to 200 storage accounts per region</w:t>
            </w:r>
          </w:p>
        </w:tc>
      </w:tr>
      <w:tr w:rsidR="00D23407" w:rsidRPr="00467E93" w14:paraId="1B2998E7" w14:textId="77777777" w:rsidTr="00C0041D">
        <w:trPr>
          <w:trHeight w:val="242"/>
        </w:trPr>
        <w:tc>
          <w:tcPr>
            <w:tcW w:w="483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68DB8F6" w14:textId="77777777" w:rsidR="00D23407" w:rsidRPr="00467E93" w:rsidRDefault="00D23407" w:rsidP="00A16A36">
            <w:pPr>
              <w:pStyle w:val="NormalWeb"/>
              <w:numPr>
                <w:ilvl w:val="0"/>
                <w:numId w:val="49"/>
              </w:numPr>
              <w:rPr>
                <w:rFonts w:ascii="Segoe UI" w:hAnsi="Segoe UI" w:cs="Segoe UI"/>
                <w:sz w:val="22"/>
                <w:szCs w:val="22"/>
                <w:lang w:val="en-IN"/>
              </w:rPr>
            </w:pPr>
            <w:r w:rsidRPr="00467E93">
              <w:rPr>
                <w:rFonts w:ascii="Segoe UI" w:hAnsi="Segoe UI" w:cs="Segoe UI"/>
                <w:sz w:val="22"/>
                <w:szCs w:val="22"/>
              </w:rPr>
              <w:t>Storage accounts performance limits not relevant.</w:t>
            </w:r>
          </w:p>
        </w:tc>
        <w:tc>
          <w:tcPr>
            <w:tcW w:w="483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5FD8D7B" w14:textId="77777777" w:rsidR="00D23407" w:rsidRPr="00467E93" w:rsidRDefault="00D23407" w:rsidP="00A16A36">
            <w:pPr>
              <w:pStyle w:val="NormalWeb"/>
              <w:numPr>
                <w:ilvl w:val="0"/>
                <w:numId w:val="49"/>
              </w:numPr>
              <w:rPr>
                <w:rFonts w:ascii="Segoe UI" w:hAnsi="Segoe UI" w:cs="Segoe UI"/>
                <w:sz w:val="22"/>
                <w:szCs w:val="22"/>
                <w:lang w:val="en-IN"/>
              </w:rPr>
            </w:pPr>
            <w:r w:rsidRPr="00467E93">
              <w:rPr>
                <w:rFonts w:ascii="Segoe UI" w:hAnsi="Segoe UI" w:cs="Segoe UI"/>
                <w:sz w:val="22"/>
                <w:szCs w:val="22"/>
              </w:rPr>
              <w:t>Up to 40 disks per standard storage accounts.</w:t>
            </w:r>
          </w:p>
        </w:tc>
      </w:tr>
      <w:tr w:rsidR="00D23407" w:rsidRPr="00467E93" w14:paraId="47E79C5F" w14:textId="77777777" w:rsidTr="00C0041D">
        <w:trPr>
          <w:trHeight w:val="313"/>
        </w:trPr>
        <w:tc>
          <w:tcPr>
            <w:tcW w:w="483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5DB9B14" w14:textId="77777777" w:rsidR="00D23407" w:rsidRPr="00467E93" w:rsidRDefault="00D23407" w:rsidP="00A16A36">
            <w:pPr>
              <w:pStyle w:val="NormalWeb"/>
              <w:numPr>
                <w:ilvl w:val="0"/>
                <w:numId w:val="49"/>
              </w:numPr>
              <w:rPr>
                <w:rFonts w:ascii="Segoe UI" w:hAnsi="Segoe UI" w:cs="Segoe UI"/>
                <w:sz w:val="22"/>
                <w:szCs w:val="22"/>
                <w:lang w:val="en-IN"/>
              </w:rPr>
            </w:pPr>
            <w:r w:rsidRPr="00467E93">
              <w:rPr>
                <w:rFonts w:ascii="Segoe UI" w:hAnsi="Segoe UI" w:cs="Segoe UI"/>
                <w:sz w:val="22"/>
                <w:szCs w:val="22"/>
              </w:rPr>
              <w:t xml:space="preserve">Disks of VMs in the same availability set in the different stamps </w:t>
            </w:r>
          </w:p>
        </w:tc>
        <w:tc>
          <w:tcPr>
            <w:tcW w:w="483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4D91AD7" w14:textId="77777777" w:rsidR="00D23407" w:rsidRPr="00467E93" w:rsidRDefault="00D23407" w:rsidP="00A16A36">
            <w:pPr>
              <w:pStyle w:val="NormalWeb"/>
              <w:numPr>
                <w:ilvl w:val="0"/>
                <w:numId w:val="49"/>
              </w:numPr>
              <w:rPr>
                <w:rFonts w:ascii="Segoe UI" w:hAnsi="Segoe UI" w:cs="Segoe UI"/>
                <w:sz w:val="22"/>
                <w:szCs w:val="22"/>
                <w:lang w:val="en-IN"/>
              </w:rPr>
            </w:pPr>
            <w:r w:rsidRPr="00467E93">
              <w:rPr>
                <w:rFonts w:ascii="Segoe UI" w:hAnsi="Segoe UI" w:cs="Segoe UI"/>
                <w:sz w:val="22"/>
                <w:szCs w:val="22"/>
              </w:rPr>
              <w:t xml:space="preserve">Storage accounts per VMs in the same availability set might be in the same storage stamp </w:t>
            </w:r>
          </w:p>
        </w:tc>
      </w:tr>
      <w:tr w:rsidR="00D23407" w:rsidRPr="00467E93" w14:paraId="56B26B51" w14:textId="77777777" w:rsidTr="00C0041D">
        <w:trPr>
          <w:trHeight w:val="242"/>
        </w:trPr>
        <w:tc>
          <w:tcPr>
            <w:tcW w:w="483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B66C281" w14:textId="77777777" w:rsidR="00D23407" w:rsidRPr="00467E93" w:rsidRDefault="00D23407" w:rsidP="00A16A36">
            <w:pPr>
              <w:pStyle w:val="NormalWeb"/>
              <w:numPr>
                <w:ilvl w:val="0"/>
                <w:numId w:val="49"/>
              </w:numPr>
              <w:rPr>
                <w:rFonts w:ascii="Segoe UI" w:hAnsi="Segoe UI" w:cs="Segoe UI"/>
                <w:sz w:val="22"/>
                <w:szCs w:val="22"/>
                <w:lang w:val="en-IN"/>
              </w:rPr>
            </w:pPr>
            <w:r w:rsidRPr="00467E93">
              <w:rPr>
                <w:rFonts w:ascii="Segoe UI" w:hAnsi="Segoe UI" w:cs="Segoe UI"/>
                <w:sz w:val="22"/>
                <w:szCs w:val="22"/>
              </w:rPr>
              <w:lastRenderedPageBreak/>
              <w:t xml:space="preserve">A custom image must be in the same region as VM disks </w:t>
            </w:r>
          </w:p>
        </w:tc>
        <w:tc>
          <w:tcPr>
            <w:tcW w:w="483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040881C" w14:textId="77777777" w:rsidR="00D23407" w:rsidRPr="00467E93" w:rsidRDefault="00D23407" w:rsidP="00A16A36">
            <w:pPr>
              <w:pStyle w:val="NormalWeb"/>
              <w:numPr>
                <w:ilvl w:val="0"/>
                <w:numId w:val="49"/>
              </w:numPr>
              <w:rPr>
                <w:rFonts w:ascii="Segoe UI" w:hAnsi="Segoe UI" w:cs="Segoe UI"/>
                <w:sz w:val="22"/>
                <w:szCs w:val="22"/>
                <w:lang w:val="en-IN"/>
              </w:rPr>
            </w:pPr>
            <w:r w:rsidRPr="00467E93">
              <w:rPr>
                <w:rFonts w:ascii="Segoe UI" w:hAnsi="Segoe UI" w:cs="Segoe UI"/>
                <w:sz w:val="22"/>
                <w:szCs w:val="22"/>
              </w:rPr>
              <w:t>A custom image must be in the same storage account as VM disk</w:t>
            </w:r>
          </w:p>
        </w:tc>
      </w:tr>
      <w:tr w:rsidR="00D23407" w:rsidRPr="00467E93" w14:paraId="36308024" w14:textId="77777777" w:rsidTr="00C0041D">
        <w:trPr>
          <w:trHeight w:val="242"/>
        </w:trPr>
        <w:tc>
          <w:tcPr>
            <w:tcW w:w="483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5CBF7C4" w14:textId="77777777" w:rsidR="00D23407" w:rsidRPr="00467E93" w:rsidRDefault="00D23407" w:rsidP="00A16A36">
            <w:pPr>
              <w:pStyle w:val="NormalWeb"/>
              <w:numPr>
                <w:ilvl w:val="0"/>
                <w:numId w:val="49"/>
              </w:numPr>
              <w:rPr>
                <w:rFonts w:ascii="Segoe UI" w:hAnsi="Segoe UI" w:cs="Segoe UI"/>
                <w:sz w:val="22"/>
                <w:szCs w:val="22"/>
                <w:lang w:val="en-IN"/>
              </w:rPr>
            </w:pPr>
            <w:r w:rsidRPr="00467E93">
              <w:rPr>
                <w:rFonts w:ascii="Segoe UI" w:hAnsi="Segoe UI" w:cs="Segoe UI"/>
                <w:sz w:val="22"/>
                <w:szCs w:val="22"/>
              </w:rPr>
              <w:t>Simple and scalable VM deployment</w:t>
            </w:r>
          </w:p>
        </w:tc>
        <w:tc>
          <w:tcPr>
            <w:tcW w:w="483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CECDEE9" w14:textId="77777777" w:rsidR="00D23407" w:rsidRPr="00467E93" w:rsidRDefault="00D23407" w:rsidP="00D23407">
            <w:pPr>
              <w:pStyle w:val="NormalWeb"/>
              <w:rPr>
                <w:rFonts w:ascii="Segoe UI" w:hAnsi="Segoe UI" w:cs="Segoe UI"/>
                <w:sz w:val="22"/>
                <w:szCs w:val="22"/>
                <w:lang w:val="en-IN"/>
              </w:rPr>
            </w:pPr>
          </w:p>
        </w:tc>
      </w:tr>
      <w:tr w:rsidR="00D23407" w:rsidRPr="00467E93" w14:paraId="05AABAC6" w14:textId="77777777" w:rsidTr="00C0041D">
        <w:trPr>
          <w:trHeight w:val="242"/>
        </w:trPr>
        <w:tc>
          <w:tcPr>
            <w:tcW w:w="483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DB0A357" w14:textId="77777777" w:rsidR="00D23407" w:rsidRPr="00467E93" w:rsidRDefault="00D23407" w:rsidP="00A16A36">
            <w:pPr>
              <w:pStyle w:val="NormalWeb"/>
              <w:numPr>
                <w:ilvl w:val="0"/>
                <w:numId w:val="49"/>
              </w:numPr>
              <w:rPr>
                <w:rFonts w:ascii="Segoe UI" w:hAnsi="Segoe UI" w:cs="Segoe UI"/>
                <w:sz w:val="22"/>
                <w:szCs w:val="22"/>
                <w:lang w:val="en-IN"/>
              </w:rPr>
            </w:pPr>
            <w:r w:rsidRPr="00467E93">
              <w:rPr>
                <w:rFonts w:ascii="Segoe UI" w:hAnsi="Segoe UI" w:cs="Segoe UI"/>
                <w:sz w:val="22"/>
                <w:szCs w:val="22"/>
              </w:rPr>
              <w:t>Better reliability for Availability Sets</w:t>
            </w:r>
          </w:p>
        </w:tc>
        <w:tc>
          <w:tcPr>
            <w:tcW w:w="483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C773EA2" w14:textId="77777777" w:rsidR="00D23407" w:rsidRPr="00467E93" w:rsidRDefault="00D23407" w:rsidP="00D23407">
            <w:pPr>
              <w:pStyle w:val="NormalWeb"/>
              <w:rPr>
                <w:rFonts w:ascii="Segoe UI" w:hAnsi="Segoe UI" w:cs="Segoe UI"/>
                <w:sz w:val="22"/>
                <w:szCs w:val="22"/>
                <w:lang w:val="en-IN"/>
              </w:rPr>
            </w:pPr>
          </w:p>
        </w:tc>
      </w:tr>
      <w:tr w:rsidR="00D23407" w:rsidRPr="00467E93" w14:paraId="01314174" w14:textId="77777777" w:rsidTr="00C0041D">
        <w:trPr>
          <w:trHeight w:val="313"/>
        </w:trPr>
        <w:tc>
          <w:tcPr>
            <w:tcW w:w="483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1CC0364" w14:textId="77777777" w:rsidR="00D23407" w:rsidRPr="00467E93" w:rsidRDefault="00D23407" w:rsidP="00A16A36">
            <w:pPr>
              <w:pStyle w:val="NormalWeb"/>
              <w:numPr>
                <w:ilvl w:val="0"/>
                <w:numId w:val="49"/>
              </w:numPr>
              <w:rPr>
                <w:rFonts w:ascii="Segoe UI" w:hAnsi="Segoe UI" w:cs="Segoe UI"/>
                <w:sz w:val="22"/>
                <w:szCs w:val="22"/>
                <w:lang w:val="en-IN"/>
              </w:rPr>
            </w:pPr>
            <w:r w:rsidRPr="00467E93">
              <w:rPr>
                <w:rFonts w:ascii="Segoe UI" w:hAnsi="Segoe UI" w:cs="Segoe UI"/>
                <w:sz w:val="22"/>
                <w:szCs w:val="22"/>
              </w:rPr>
              <w:t>Highly durable and available</w:t>
            </w:r>
          </w:p>
          <w:p w14:paraId="0AAAD56B" w14:textId="77777777" w:rsidR="00D23407" w:rsidRPr="00467E93" w:rsidRDefault="00D23407" w:rsidP="00A16A36">
            <w:pPr>
              <w:pStyle w:val="NormalWeb"/>
              <w:numPr>
                <w:ilvl w:val="0"/>
                <w:numId w:val="49"/>
              </w:numPr>
              <w:rPr>
                <w:rFonts w:ascii="Segoe UI" w:hAnsi="Segoe UI" w:cs="Segoe UI"/>
                <w:sz w:val="22"/>
                <w:szCs w:val="22"/>
                <w:lang w:val="en-IN"/>
              </w:rPr>
            </w:pPr>
            <w:r w:rsidRPr="00467E93">
              <w:rPr>
                <w:rFonts w:ascii="Segoe UI" w:hAnsi="Segoe UI" w:cs="Segoe UI"/>
                <w:sz w:val="22"/>
                <w:szCs w:val="22"/>
              </w:rPr>
              <w:t>Granular access control</w:t>
            </w:r>
          </w:p>
          <w:p w14:paraId="56CA254A" w14:textId="43DDA733" w:rsidR="00D23407" w:rsidRPr="00467E93" w:rsidRDefault="00D23407" w:rsidP="00A16A36">
            <w:pPr>
              <w:pStyle w:val="NormalWeb"/>
              <w:numPr>
                <w:ilvl w:val="0"/>
                <w:numId w:val="49"/>
              </w:numPr>
              <w:rPr>
                <w:rFonts w:ascii="Segoe UI" w:hAnsi="Segoe UI" w:cs="Segoe UI"/>
                <w:sz w:val="22"/>
                <w:szCs w:val="22"/>
                <w:lang w:val="en-IN"/>
              </w:rPr>
            </w:pPr>
            <w:r w:rsidRPr="00467E93">
              <w:rPr>
                <w:rFonts w:ascii="Segoe UI" w:hAnsi="Segoe UI" w:cs="Segoe UI"/>
                <w:sz w:val="22"/>
                <w:szCs w:val="22"/>
              </w:rPr>
              <w:t>Azure Backup service support</w:t>
            </w:r>
          </w:p>
        </w:tc>
        <w:tc>
          <w:tcPr>
            <w:tcW w:w="483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4057A4A" w14:textId="77777777" w:rsidR="00D23407" w:rsidRPr="00467E93" w:rsidRDefault="00D23407" w:rsidP="00D23407">
            <w:pPr>
              <w:pStyle w:val="NormalWeb"/>
              <w:rPr>
                <w:rFonts w:ascii="Segoe UI" w:hAnsi="Segoe UI" w:cs="Segoe UI"/>
                <w:sz w:val="22"/>
                <w:szCs w:val="22"/>
                <w:lang w:val="en-IN"/>
              </w:rPr>
            </w:pPr>
          </w:p>
        </w:tc>
      </w:tr>
    </w:tbl>
    <w:p w14:paraId="37B62DE6" w14:textId="77777777" w:rsidR="00310321" w:rsidRPr="00467E93" w:rsidRDefault="00310321" w:rsidP="00310321">
      <w:pPr>
        <w:pStyle w:val="NormalWeb"/>
        <w:spacing w:before="0" w:beforeAutospacing="0" w:after="0" w:afterAutospacing="0"/>
        <w:rPr>
          <w:rFonts w:ascii="Segoe UI" w:hAnsi="Segoe UI" w:cs="Segoe UI"/>
          <w:sz w:val="22"/>
          <w:szCs w:val="22"/>
        </w:rPr>
      </w:pPr>
    </w:p>
    <w:p w14:paraId="25422C83" w14:textId="77777777" w:rsidR="003412E5" w:rsidRPr="00467E93" w:rsidRDefault="003412E5" w:rsidP="003412E5">
      <w:pPr>
        <w:pStyle w:val="NormalWeb"/>
        <w:spacing w:after="0"/>
        <w:rPr>
          <w:rFonts w:ascii="Segoe UI" w:hAnsi="Segoe UI" w:cs="Segoe UI"/>
          <w:color w:val="2683C6" w:themeColor="accent2"/>
          <w:sz w:val="22"/>
          <w:szCs w:val="22"/>
        </w:rPr>
      </w:pPr>
      <w:r w:rsidRPr="00467E93">
        <w:rPr>
          <w:rFonts w:ascii="Segoe UI" w:hAnsi="Segoe UI" w:cs="Segoe UI"/>
          <w:color w:val="2683C6" w:themeColor="accent2"/>
          <w:sz w:val="22"/>
          <w:szCs w:val="22"/>
        </w:rPr>
        <w:t>Standard HDD disks</w:t>
      </w:r>
    </w:p>
    <w:p w14:paraId="1E3270ED" w14:textId="64EA39C9" w:rsidR="003412E5" w:rsidRPr="00467E93" w:rsidRDefault="003412E5" w:rsidP="003412E5">
      <w:pPr>
        <w:pStyle w:val="NormalWeb"/>
        <w:spacing w:before="0" w:beforeAutospacing="0" w:after="0" w:afterAutospacing="0"/>
        <w:rPr>
          <w:rFonts w:ascii="Segoe UI" w:hAnsi="Segoe UI" w:cs="Segoe UI"/>
          <w:color w:val="000000" w:themeColor="text1"/>
          <w:sz w:val="22"/>
          <w:szCs w:val="22"/>
        </w:rPr>
      </w:pPr>
      <w:r w:rsidRPr="00467E93">
        <w:rPr>
          <w:rFonts w:ascii="Segoe UI" w:hAnsi="Segoe UI" w:cs="Segoe UI"/>
          <w:color w:val="000000" w:themeColor="text1"/>
          <w:sz w:val="22"/>
          <w:szCs w:val="22"/>
        </w:rPr>
        <w:t xml:space="preserve">Standard HDD disks are backed by </w:t>
      </w:r>
      <w:r w:rsidR="00E46400" w:rsidRPr="00467E93">
        <w:rPr>
          <w:rFonts w:ascii="Segoe UI" w:hAnsi="Segoe UI" w:cs="Segoe UI"/>
          <w:color w:val="000000" w:themeColor="text1"/>
          <w:sz w:val="22"/>
          <w:szCs w:val="22"/>
        </w:rPr>
        <w:t>HDDs and</w:t>
      </w:r>
      <w:r w:rsidRPr="00467E93">
        <w:rPr>
          <w:rFonts w:ascii="Segoe UI" w:hAnsi="Segoe UI" w:cs="Segoe UI"/>
          <w:color w:val="000000" w:themeColor="text1"/>
          <w:sz w:val="22"/>
          <w:szCs w:val="22"/>
        </w:rPr>
        <w:t xml:space="preserve"> deliver cost-effective storage. Standard HDD storage can be replicated locally in one </w:t>
      </w:r>
      <w:r w:rsidR="00E46400" w:rsidRPr="00467E93">
        <w:rPr>
          <w:rFonts w:ascii="Segoe UI" w:hAnsi="Segoe UI" w:cs="Segoe UI"/>
          <w:color w:val="000000" w:themeColor="text1"/>
          <w:sz w:val="22"/>
          <w:szCs w:val="22"/>
        </w:rPr>
        <w:t>datacenter or</w:t>
      </w:r>
      <w:r w:rsidRPr="00467E93">
        <w:rPr>
          <w:rFonts w:ascii="Segoe UI" w:hAnsi="Segoe UI" w:cs="Segoe UI"/>
          <w:color w:val="000000" w:themeColor="text1"/>
          <w:sz w:val="22"/>
          <w:szCs w:val="22"/>
        </w:rPr>
        <w:t xml:space="preserve"> be geo-redundant with primary and secondary data centers. For more information about storage replication, see Azure Storage replication.</w:t>
      </w:r>
    </w:p>
    <w:p w14:paraId="3E85A45A" w14:textId="77777777" w:rsidR="00F927E1" w:rsidRPr="00467E93" w:rsidRDefault="00F927E1" w:rsidP="003412E5">
      <w:pPr>
        <w:pStyle w:val="NormalWeb"/>
        <w:spacing w:before="0" w:beforeAutospacing="0" w:after="0" w:afterAutospacing="0"/>
        <w:rPr>
          <w:rFonts w:ascii="Segoe UI" w:hAnsi="Segoe UI" w:cs="Segoe UI"/>
          <w:color w:val="000000" w:themeColor="text1"/>
          <w:sz w:val="22"/>
          <w:szCs w:val="22"/>
        </w:rPr>
      </w:pPr>
    </w:p>
    <w:p w14:paraId="2897CAA1" w14:textId="3B53F032" w:rsidR="003412E5" w:rsidRPr="00467E93" w:rsidRDefault="003412E5" w:rsidP="003412E5">
      <w:pPr>
        <w:pStyle w:val="NormalWeb"/>
        <w:spacing w:before="0" w:beforeAutospacing="0" w:after="0" w:afterAutospacing="0"/>
        <w:rPr>
          <w:rFonts w:ascii="Segoe UI" w:hAnsi="Segoe UI" w:cs="Segoe UI"/>
          <w:color w:val="2683C6" w:themeColor="accent2"/>
          <w:sz w:val="22"/>
          <w:szCs w:val="22"/>
        </w:rPr>
      </w:pPr>
      <w:r w:rsidRPr="00467E93">
        <w:rPr>
          <w:rFonts w:ascii="Segoe UI" w:hAnsi="Segoe UI" w:cs="Segoe UI"/>
          <w:color w:val="2683C6" w:themeColor="accent2"/>
          <w:sz w:val="22"/>
          <w:szCs w:val="22"/>
        </w:rPr>
        <w:t>Standard SSD disks</w:t>
      </w:r>
    </w:p>
    <w:p w14:paraId="73E36332" w14:textId="102307DF" w:rsidR="003412E5" w:rsidRPr="00467E93" w:rsidRDefault="003412E5" w:rsidP="003412E5">
      <w:pPr>
        <w:pStyle w:val="NormalWeb"/>
        <w:spacing w:before="0" w:beforeAutospacing="0" w:after="0" w:afterAutospacing="0"/>
        <w:rPr>
          <w:rFonts w:ascii="Segoe UI" w:hAnsi="Segoe UI" w:cs="Segoe UI"/>
          <w:color w:val="000000" w:themeColor="text1"/>
          <w:sz w:val="22"/>
          <w:szCs w:val="22"/>
        </w:rPr>
      </w:pPr>
      <w:r w:rsidRPr="00467E93">
        <w:rPr>
          <w:rFonts w:ascii="Segoe UI" w:hAnsi="Segoe UI" w:cs="Segoe UI"/>
          <w:color w:val="000000" w:themeColor="text1"/>
          <w:sz w:val="22"/>
          <w:szCs w:val="22"/>
        </w:rPr>
        <w:t>Standard SSD disks are designed to address the same kind of workloads as Standard HDD disks, but offer more consistent performance and reliability than HDD. Standard SSD disks combine elements of Premium SSD disks and Standard HDD disks to form a cost-effective solution best suited for applications like web servers that do not need high IOPS on disks. Where available, Standard SSD disks are the recommended deployment option for most workloads. Standard SSD disks are available as Managed Disks in all regions but are currently only available with the locally redundant storage (LRS) resiliency type</w:t>
      </w:r>
    </w:p>
    <w:p w14:paraId="04305DCB" w14:textId="77777777" w:rsidR="000A5466" w:rsidRDefault="000A5466" w:rsidP="000A5466">
      <w:pPr>
        <w:pStyle w:val="NormalWeb"/>
        <w:spacing w:before="0" w:beforeAutospacing="0" w:after="0"/>
        <w:rPr>
          <w:rFonts w:ascii="Segoe UI" w:hAnsi="Segoe UI" w:cs="Segoe UI"/>
          <w:color w:val="2683C6" w:themeColor="accent2"/>
          <w:sz w:val="22"/>
          <w:szCs w:val="22"/>
        </w:rPr>
      </w:pPr>
    </w:p>
    <w:p w14:paraId="567B8E06" w14:textId="53AF3927" w:rsidR="000A5466" w:rsidRDefault="003412E5" w:rsidP="000A5466">
      <w:pPr>
        <w:pStyle w:val="NormalWeb"/>
        <w:spacing w:before="0" w:beforeAutospacing="0" w:after="0" w:afterAutospacing="0"/>
        <w:rPr>
          <w:rFonts w:ascii="Segoe UI" w:hAnsi="Segoe UI" w:cs="Segoe UI"/>
          <w:color w:val="2683C6" w:themeColor="accent2"/>
          <w:sz w:val="22"/>
          <w:szCs w:val="22"/>
        </w:rPr>
      </w:pPr>
      <w:r w:rsidRPr="00467E93">
        <w:rPr>
          <w:rFonts w:ascii="Segoe UI" w:hAnsi="Segoe UI" w:cs="Segoe UI"/>
          <w:color w:val="2683C6" w:themeColor="accent2"/>
          <w:sz w:val="22"/>
          <w:szCs w:val="22"/>
        </w:rPr>
        <w:t>Premium SSD disks</w:t>
      </w:r>
    </w:p>
    <w:p w14:paraId="7C3C756A" w14:textId="488DE545" w:rsidR="003412E5" w:rsidRDefault="00C15C37" w:rsidP="000A5466">
      <w:pPr>
        <w:pStyle w:val="NormalWeb"/>
        <w:spacing w:before="0" w:beforeAutospacing="0" w:after="0" w:afterAutospacing="0"/>
        <w:rPr>
          <w:rFonts w:ascii="Segoe UI" w:hAnsi="Segoe UI" w:cs="Segoe UI"/>
          <w:color w:val="000000"/>
          <w:sz w:val="22"/>
          <w:szCs w:val="22"/>
          <w:shd w:val="clear" w:color="auto" w:fill="FFFFFF"/>
        </w:rPr>
      </w:pPr>
      <w:r w:rsidRPr="00467E93">
        <w:rPr>
          <w:rFonts w:ascii="Segoe UI" w:hAnsi="Segoe UI" w:cs="Segoe UI"/>
          <w:color w:val="000000"/>
          <w:sz w:val="22"/>
          <w:szCs w:val="22"/>
          <w:shd w:val="clear" w:color="auto" w:fill="FFFFFF"/>
        </w:rPr>
        <w:t>Azure Premium Storage delivers high-performance, low-latency disk support for virtual machines (VMs) with input/output (I/O)-intensive workloads. VM disks that use Premium Storage store data on solid-state drives (SSDs). To take advantage of the speed and performance of premium storage disks, you can migrate existing VM disks to Premium Storage.</w:t>
      </w:r>
    </w:p>
    <w:p w14:paraId="06A16941" w14:textId="794F8647" w:rsidR="005874CA" w:rsidRDefault="005874CA" w:rsidP="000A5466">
      <w:pPr>
        <w:pStyle w:val="NormalWeb"/>
        <w:spacing w:before="0" w:beforeAutospacing="0" w:after="0" w:afterAutospacing="0"/>
        <w:rPr>
          <w:rFonts w:ascii="Segoe UI" w:hAnsi="Segoe UI" w:cs="Segoe UI"/>
          <w:color w:val="000000"/>
          <w:sz w:val="22"/>
          <w:szCs w:val="22"/>
          <w:shd w:val="clear" w:color="auto" w:fill="FFFFFF"/>
        </w:rPr>
      </w:pPr>
    </w:p>
    <w:p w14:paraId="7ADF3D50" w14:textId="37FB6B5C" w:rsidR="005874CA" w:rsidRPr="00EB31FC" w:rsidRDefault="005874CA" w:rsidP="000A5466">
      <w:pPr>
        <w:pStyle w:val="NormalWeb"/>
        <w:spacing w:before="0" w:beforeAutospacing="0" w:after="0" w:afterAutospacing="0"/>
        <w:rPr>
          <w:rFonts w:ascii="Segoe UI" w:hAnsi="Segoe UI" w:cs="Segoe UI"/>
          <w:b/>
          <w:bCs/>
          <w:color w:val="2683C6" w:themeColor="accent2"/>
          <w:sz w:val="22"/>
          <w:szCs w:val="22"/>
        </w:rPr>
      </w:pPr>
      <w:r w:rsidRPr="00EB31FC">
        <w:rPr>
          <w:rFonts w:ascii="Segoe UI" w:hAnsi="Segoe UI" w:cs="Segoe UI"/>
          <w:b/>
          <w:bCs/>
          <w:color w:val="000000"/>
          <w:sz w:val="22"/>
          <w:szCs w:val="22"/>
          <w:shd w:val="clear" w:color="auto" w:fill="FFFFFF"/>
        </w:rPr>
        <w:t xml:space="preserve">Azure </w:t>
      </w:r>
      <w:r w:rsidR="007A49BB" w:rsidRPr="00EB31FC">
        <w:rPr>
          <w:rFonts w:ascii="Segoe UI" w:hAnsi="Segoe UI" w:cs="Segoe UI"/>
          <w:b/>
          <w:bCs/>
          <w:color w:val="000000"/>
          <w:sz w:val="22"/>
          <w:szCs w:val="22"/>
          <w:shd w:val="clear" w:color="auto" w:fill="FFFFFF"/>
        </w:rPr>
        <w:t>Storage:</w:t>
      </w:r>
      <w:r w:rsidR="00EB31FC" w:rsidRPr="00EB31FC">
        <w:rPr>
          <w:rFonts w:ascii="Segoe UI" w:hAnsi="Segoe UI" w:cs="Segoe UI"/>
          <w:b/>
          <w:bCs/>
          <w:color w:val="000000"/>
          <w:sz w:val="22"/>
          <w:szCs w:val="22"/>
          <w:shd w:val="clear" w:color="auto" w:fill="FFFFFF"/>
        </w:rPr>
        <w:t xml:space="preserve"> Tiers</w:t>
      </w:r>
    </w:p>
    <w:p w14:paraId="2271FC09" w14:textId="77777777" w:rsidR="00A83BC1" w:rsidRPr="00467E93" w:rsidRDefault="00A83BC1" w:rsidP="000003DC">
      <w:pPr>
        <w:pStyle w:val="NormalWeb"/>
        <w:numPr>
          <w:ilvl w:val="0"/>
          <w:numId w:val="40"/>
        </w:numPr>
        <w:shd w:val="clear" w:color="auto" w:fill="FFFFFF"/>
        <w:spacing w:after="0" w:afterAutospacing="0"/>
        <w:ind w:left="570"/>
        <w:rPr>
          <w:rFonts w:ascii="Segoe UI" w:hAnsi="Segoe UI" w:cs="Segoe UI"/>
          <w:color w:val="000000"/>
          <w:sz w:val="22"/>
          <w:szCs w:val="22"/>
        </w:rPr>
      </w:pPr>
      <w:r w:rsidRPr="00467E93">
        <w:rPr>
          <w:rStyle w:val="Strong"/>
          <w:rFonts w:ascii="Segoe UI" w:eastAsiaTheme="majorEastAsia" w:hAnsi="Segoe UI" w:cs="Segoe UI"/>
          <w:color w:val="000000"/>
          <w:sz w:val="22"/>
          <w:szCs w:val="22"/>
        </w:rPr>
        <w:t>Premium storage (preview)</w:t>
      </w:r>
      <w:r w:rsidRPr="00467E93">
        <w:rPr>
          <w:rFonts w:ascii="Segoe UI" w:hAnsi="Segoe UI" w:cs="Segoe UI"/>
          <w:color w:val="000000"/>
          <w:sz w:val="22"/>
          <w:szCs w:val="22"/>
        </w:rPr>
        <w:t> provides high performance hardware for data that is accessed frequently.</w:t>
      </w:r>
    </w:p>
    <w:p w14:paraId="09DEB3CC" w14:textId="77777777" w:rsidR="00A83BC1" w:rsidRPr="00467E93" w:rsidRDefault="00A83BC1" w:rsidP="000003DC">
      <w:pPr>
        <w:pStyle w:val="NormalWeb"/>
        <w:numPr>
          <w:ilvl w:val="0"/>
          <w:numId w:val="40"/>
        </w:numPr>
        <w:shd w:val="clear" w:color="auto" w:fill="FFFFFF"/>
        <w:spacing w:after="0" w:afterAutospacing="0"/>
        <w:ind w:left="570"/>
        <w:rPr>
          <w:rFonts w:ascii="Segoe UI" w:hAnsi="Segoe UI" w:cs="Segoe UI"/>
          <w:color w:val="000000"/>
          <w:sz w:val="22"/>
          <w:szCs w:val="22"/>
        </w:rPr>
      </w:pPr>
      <w:r w:rsidRPr="00467E93">
        <w:rPr>
          <w:rStyle w:val="Strong"/>
          <w:rFonts w:ascii="Segoe UI" w:eastAsiaTheme="majorEastAsia" w:hAnsi="Segoe UI" w:cs="Segoe UI"/>
          <w:color w:val="000000"/>
          <w:sz w:val="22"/>
          <w:szCs w:val="22"/>
        </w:rPr>
        <w:t>Hot storage</w:t>
      </w:r>
      <w:r w:rsidRPr="00467E93">
        <w:rPr>
          <w:rFonts w:ascii="Segoe UI" w:hAnsi="Segoe UI" w:cs="Segoe UI"/>
          <w:color w:val="000000"/>
          <w:sz w:val="22"/>
          <w:szCs w:val="22"/>
        </w:rPr>
        <w:t>: is optimized for storing data that is accessed frequently.</w:t>
      </w:r>
    </w:p>
    <w:p w14:paraId="3FA45A5F" w14:textId="77777777" w:rsidR="00A83BC1" w:rsidRPr="00467E93" w:rsidRDefault="00A83BC1" w:rsidP="000003DC">
      <w:pPr>
        <w:pStyle w:val="NormalWeb"/>
        <w:numPr>
          <w:ilvl w:val="0"/>
          <w:numId w:val="40"/>
        </w:numPr>
        <w:shd w:val="clear" w:color="auto" w:fill="FFFFFF"/>
        <w:spacing w:after="0" w:afterAutospacing="0"/>
        <w:ind w:left="570"/>
        <w:rPr>
          <w:rFonts w:ascii="Segoe UI" w:hAnsi="Segoe UI" w:cs="Segoe UI"/>
          <w:color w:val="000000"/>
          <w:sz w:val="22"/>
          <w:szCs w:val="22"/>
        </w:rPr>
      </w:pPr>
      <w:r w:rsidRPr="00467E93">
        <w:rPr>
          <w:rStyle w:val="Strong"/>
          <w:rFonts w:ascii="Segoe UI" w:eastAsiaTheme="majorEastAsia" w:hAnsi="Segoe UI" w:cs="Segoe UI"/>
          <w:color w:val="000000"/>
          <w:sz w:val="22"/>
          <w:szCs w:val="22"/>
        </w:rPr>
        <w:t>Cool storage</w:t>
      </w:r>
      <w:r w:rsidRPr="00467E93">
        <w:rPr>
          <w:rFonts w:ascii="Segoe UI" w:hAnsi="Segoe UI" w:cs="Segoe UI"/>
          <w:color w:val="000000"/>
          <w:sz w:val="22"/>
          <w:szCs w:val="22"/>
        </w:rPr>
        <w:t> is optimized for storing data that is infrequently accessed and stored for at least 30 days.</w:t>
      </w:r>
    </w:p>
    <w:p w14:paraId="60DD64AC" w14:textId="530304F4" w:rsidR="00F927E1" w:rsidRDefault="00A83BC1" w:rsidP="000003DC">
      <w:pPr>
        <w:pStyle w:val="NormalWeb"/>
        <w:numPr>
          <w:ilvl w:val="0"/>
          <w:numId w:val="40"/>
        </w:numPr>
        <w:shd w:val="clear" w:color="auto" w:fill="FFFFFF"/>
        <w:spacing w:after="0" w:afterAutospacing="0"/>
        <w:ind w:left="570"/>
        <w:rPr>
          <w:rFonts w:ascii="Segoe UI" w:hAnsi="Segoe UI" w:cs="Segoe UI"/>
          <w:color w:val="000000"/>
          <w:sz w:val="22"/>
          <w:szCs w:val="22"/>
        </w:rPr>
      </w:pPr>
      <w:r w:rsidRPr="00467E93">
        <w:rPr>
          <w:rStyle w:val="Strong"/>
          <w:rFonts w:ascii="Segoe UI" w:eastAsiaTheme="majorEastAsia" w:hAnsi="Segoe UI" w:cs="Segoe UI"/>
          <w:color w:val="000000"/>
          <w:sz w:val="22"/>
          <w:szCs w:val="22"/>
        </w:rPr>
        <w:lastRenderedPageBreak/>
        <w:t>Archive storage</w:t>
      </w:r>
      <w:r w:rsidRPr="00467E93">
        <w:rPr>
          <w:rFonts w:ascii="Segoe UI" w:hAnsi="Segoe UI" w:cs="Segoe UI"/>
          <w:color w:val="000000"/>
          <w:sz w:val="22"/>
          <w:szCs w:val="22"/>
        </w:rPr>
        <w:t> is optimized for storing data that is rarely accessed and stored for at least 180 days with flexible latency requirements (on the order of hours).</w:t>
      </w:r>
    </w:p>
    <w:tbl>
      <w:tblPr>
        <w:tblW w:w="11057" w:type="dxa"/>
        <w:tblInd w:w="-575" w:type="dxa"/>
        <w:tblBorders>
          <w:top w:val="single" w:sz="12" w:space="0" w:color="C9C9C9"/>
          <w:left w:val="outset" w:sz="6" w:space="0" w:color="C9C9C9"/>
          <w:bottom w:val="outset" w:sz="6" w:space="0" w:color="C9C9C9"/>
          <w:right w:val="outset" w:sz="6" w:space="0" w:color="C9C9C9"/>
        </w:tblBorders>
        <w:shd w:val="clear" w:color="auto" w:fill="FFFFFF"/>
        <w:tblCellMar>
          <w:left w:w="0" w:type="dxa"/>
          <w:right w:w="0" w:type="dxa"/>
        </w:tblCellMar>
        <w:tblLook w:val="04A0" w:firstRow="1" w:lastRow="0" w:firstColumn="1" w:lastColumn="0" w:noHBand="0" w:noVBand="1"/>
      </w:tblPr>
      <w:tblGrid>
        <w:gridCol w:w="1408"/>
        <w:gridCol w:w="4294"/>
        <w:gridCol w:w="2787"/>
        <w:gridCol w:w="2568"/>
      </w:tblGrid>
      <w:tr w:rsidR="00026893" w:rsidRPr="003D3791" w14:paraId="7FEAD879" w14:textId="77777777" w:rsidTr="008E3C52">
        <w:trPr>
          <w:trHeight w:val="196"/>
        </w:trPr>
        <w:tc>
          <w:tcPr>
            <w:tcW w:w="1408"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hideMark/>
          </w:tcPr>
          <w:p w14:paraId="33BC7665" w14:textId="77777777" w:rsidR="00026893" w:rsidRPr="003D3791" w:rsidRDefault="00026893" w:rsidP="00F942C3">
            <w:pPr>
              <w:spacing w:after="0" w:line="360" w:lineRule="atLeast"/>
              <w:jc w:val="center"/>
              <w:rPr>
                <w:rFonts w:ascii="Segoe UI" w:eastAsia="Times New Roman" w:hAnsi="Segoe UI" w:cs="Segoe UI"/>
                <w:b/>
                <w:bCs/>
                <w:sz w:val="20"/>
                <w:szCs w:val="20"/>
                <w:lang w:eastAsia="en-IN"/>
              </w:rPr>
            </w:pPr>
            <w:r w:rsidRPr="003D3791">
              <w:rPr>
                <w:rFonts w:ascii="Segoe UI" w:eastAsia="Times New Roman" w:hAnsi="Segoe UI" w:cs="Segoe UI"/>
                <w:b/>
                <w:bCs/>
                <w:sz w:val="20"/>
                <w:szCs w:val="20"/>
                <w:lang w:eastAsia="en-IN"/>
              </w:rPr>
              <w:t>Disk Type</w:t>
            </w:r>
          </w:p>
        </w:tc>
        <w:tc>
          <w:tcPr>
            <w:tcW w:w="4294"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hideMark/>
          </w:tcPr>
          <w:p w14:paraId="6016C001" w14:textId="77777777" w:rsidR="00026893" w:rsidRPr="003D3791" w:rsidRDefault="00026893" w:rsidP="00F942C3">
            <w:pPr>
              <w:spacing w:after="0" w:line="360" w:lineRule="atLeast"/>
              <w:jc w:val="center"/>
              <w:rPr>
                <w:rFonts w:ascii="Segoe UI" w:eastAsia="Times New Roman" w:hAnsi="Segoe UI" w:cs="Segoe UI"/>
                <w:b/>
                <w:bCs/>
                <w:sz w:val="20"/>
                <w:szCs w:val="20"/>
                <w:lang w:eastAsia="en-IN"/>
              </w:rPr>
            </w:pPr>
            <w:r w:rsidRPr="003D3791">
              <w:rPr>
                <w:rFonts w:ascii="Segoe UI" w:eastAsia="Times New Roman" w:hAnsi="Segoe UI" w:cs="Segoe UI"/>
                <w:b/>
                <w:bCs/>
                <w:sz w:val="20"/>
                <w:szCs w:val="20"/>
                <w:lang w:eastAsia="en-IN"/>
              </w:rPr>
              <w:t>Premium SSD</w:t>
            </w:r>
          </w:p>
        </w:tc>
        <w:tc>
          <w:tcPr>
            <w:tcW w:w="2787"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hideMark/>
          </w:tcPr>
          <w:p w14:paraId="63D0D2DC" w14:textId="77777777" w:rsidR="00026893" w:rsidRPr="003D3791" w:rsidRDefault="00026893" w:rsidP="00F942C3">
            <w:pPr>
              <w:spacing w:after="0" w:line="360" w:lineRule="atLeast"/>
              <w:jc w:val="center"/>
              <w:rPr>
                <w:rFonts w:ascii="Segoe UI" w:eastAsia="Times New Roman" w:hAnsi="Segoe UI" w:cs="Segoe UI"/>
                <w:b/>
                <w:bCs/>
                <w:sz w:val="20"/>
                <w:szCs w:val="20"/>
                <w:lang w:eastAsia="en-IN"/>
              </w:rPr>
            </w:pPr>
            <w:r w:rsidRPr="003D3791">
              <w:rPr>
                <w:rFonts w:ascii="Segoe UI" w:eastAsia="Times New Roman" w:hAnsi="Segoe UI" w:cs="Segoe UI"/>
                <w:b/>
                <w:bCs/>
                <w:sz w:val="20"/>
                <w:szCs w:val="20"/>
                <w:lang w:eastAsia="en-IN"/>
              </w:rPr>
              <w:t>new Standard SSD</w:t>
            </w:r>
          </w:p>
        </w:tc>
        <w:tc>
          <w:tcPr>
            <w:tcW w:w="2568"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hideMark/>
          </w:tcPr>
          <w:p w14:paraId="5D361C5C" w14:textId="77777777" w:rsidR="00026893" w:rsidRPr="003D3791" w:rsidRDefault="00026893" w:rsidP="00F942C3">
            <w:pPr>
              <w:spacing w:after="0" w:line="360" w:lineRule="atLeast"/>
              <w:jc w:val="center"/>
              <w:rPr>
                <w:rFonts w:ascii="Segoe UI" w:eastAsia="Times New Roman" w:hAnsi="Segoe UI" w:cs="Segoe UI"/>
                <w:b/>
                <w:bCs/>
                <w:sz w:val="20"/>
                <w:szCs w:val="20"/>
                <w:lang w:eastAsia="en-IN"/>
              </w:rPr>
            </w:pPr>
            <w:r w:rsidRPr="003D3791">
              <w:rPr>
                <w:rFonts w:ascii="Segoe UI" w:eastAsia="Times New Roman" w:hAnsi="Segoe UI" w:cs="Segoe UI"/>
                <w:b/>
                <w:bCs/>
                <w:sz w:val="20"/>
                <w:szCs w:val="20"/>
                <w:lang w:eastAsia="en-IN"/>
              </w:rPr>
              <w:t>Standard HDD</w:t>
            </w:r>
          </w:p>
        </w:tc>
      </w:tr>
      <w:tr w:rsidR="008E3C52" w:rsidRPr="003D3791" w14:paraId="265E09B4" w14:textId="77777777" w:rsidTr="008E3C52">
        <w:trPr>
          <w:trHeight w:val="2055"/>
        </w:trPr>
        <w:tc>
          <w:tcPr>
            <w:tcW w:w="1408"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tcPr>
          <w:p w14:paraId="5BD0F31C" w14:textId="77777777" w:rsidR="008E3C52" w:rsidRPr="003D3791" w:rsidRDefault="008E3C52" w:rsidP="00F942C3">
            <w:pPr>
              <w:spacing w:after="0" w:line="360" w:lineRule="atLeast"/>
              <w:jc w:val="center"/>
              <w:rPr>
                <w:rFonts w:ascii="Segoe UI" w:eastAsia="Times New Roman" w:hAnsi="Segoe UI" w:cs="Segoe UI"/>
                <w:sz w:val="20"/>
                <w:szCs w:val="20"/>
                <w:lang w:eastAsia="en-IN"/>
              </w:rPr>
            </w:pPr>
          </w:p>
        </w:tc>
        <w:tc>
          <w:tcPr>
            <w:tcW w:w="4294"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tcPr>
          <w:p w14:paraId="7A0B6D4F" w14:textId="77777777" w:rsidR="008E3C52" w:rsidRPr="003D3791" w:rsidRDefault="008E3C52" w:rsidP="00F942C3">
            <w:pPr>
              <w:spacing w:after="0" w:line="360" w:lineRule="atLeast"/>
              <w:rPr>
                <w:rFonts w:ascii="Segoe UI" w:eastAsia="Times New Roman" w:hAnsi="Segoe UI" w:cs="Segoe UI"/>
                <w:sz w:val="20"/>
                <w:szCs w:val="20"/>
                <w:lang w:eastAsia="en-IN"/>
              </w:rPr>
            </w:pPr>
          </w:p>
        </w:tc>
        <w:tc>
          <w:tcPr>
            <w:tcW w:w="2787"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tcPr>
          <w:p w14:paraId="236D5E5F" w14:textId="77777777" w:rsidR="008E3C52" w:rsidRPr="003D3791" w:rsidRDefault="008E3C52" w:rsidP="00F942C3">
            <w:pPr>
              <w:spacing w:after="0" w:line="360" w:lineRule="atLeast"/>
              <w:rPr>
                <w:rFonts w:ascii="Segoe UI" w:eastAsia="Times New Roman" w:hAnsi="Segoe UI" w:cs="Segoe UI"/>
                <w:sz w:val="20"/>
                <w:szCs w:val="20"/>
                <w:lang w:eastAsia="en-IN"/>
              </w:rPr>
            </w:pPr>
          </w:p>
        </w:tc>
        <w:tc>
          <w:tcPr>
            <w:tcW w:w="2568"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tcPr>
          <w:p w14:paraId="35CA20EE" w14:textId="77777777" w:rsidR="008E3C52" w:rsidRPr="003D3791" w:rsidRDefault="008E3C52" w:rsidP="00F942C3">
            <w:pPr>
              <w:spacing w:after="0" w:line="360" w:lineRule="atLeast"/>
              <w:rPr>
                <w:rFonts w:ascii="Segoe UI" w:eastAsia="Times New Roman" w:hAnsi="Segoe UI" w:cs="Segoe UI"/>
                <w:sz w:val="20"/>
                <w:szCs w:val="20"/>
                <w:lang w:eastAsia="en-IN"/>
              </w:rPr>
            </w:pPr>
          </w:p>
        </w:tc>
      </w:tr>
      <w:tr w:rsidR="00026893" w:rsidRPr="003D3791" w14:paraId="5731E99E" w14:textId="77777777" w:rsidTr="008E3C52">
        <w:trPr>
          <w:trHeight w:val="2055"/>
        </w:trPr>
        <w:tc>
          <w:tcPr>
            <w:tcW w:w="1408"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hideMark/>
          </w:tcPr>
          <w:p w14:paraId="6F7F9F1A" w14:textId="77777777" w:rsidR="00026893" w:rsidRPr="003D3791" w:rsidRDefault="00026893" w:rsidP="00F942C3">
            <w:pPr>
              <w:spacing w:after="0" w:line="360" w:lineRule="atLeast"/>
              <w:jc w:val="center"/>
              <w:rPr>
                <w:rFonts w:ascii="Segoe UI" w:eastAsia="Times New Roman" w:hAnsi="Segoe UI" w:cs="Segoe UI"/>
                <w:sz w:val="20"/>
                <w:szCs w:val="20"/>
                <w:lang w:eastAsia="en-IN"/>
              </w:rPr>
            </w:pPr>
            <w:r w:rsidRPr="003D3791">
              <w:rPr>
                <w:rFonts w:ascii="Segoe UI" w:eastAsia="Times New Roman" w:hAnsi="Segoe UI" w:cs="Segoe UI"/>
                <w:sz w:val="20"/>
                <w:szCs w:val="20"/>
                <w:lang w:eastAsia="en-IN"/>
              </w:rPr>
              <w:t>Summary</w:t>
            </w:r>
          </w:p>
        </w:tc>
        <w:tc>
          <w:tcPr>
            <w:tcW w:w="4294"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hideMark/>
          </w:tcPr>
          <w:p w14:paraId="0E07A01C" w14:textId="77777777" w:rsidR="00026893" w:rsidRPr="003D3791" w:rsidRDefault="00026893" w:rsidP="00F942C3">
            <w:pPr>
              <w:spacing w:after="0" w:line="360" w:lineRule="atLeast"/>
              <w:rPr>
                <w:rFonts w:ascii="Segoe UI" w:eastAsia="Times New Roman" w:hAnsi="Segoe UI" w:cs="Segoe UI"/>
                <w:sz w:val="20"/>
                <w:szCs w:val="20"/>
                <w:lang w:eastAsia="en-IN"/>
              </w:rPr>
            </w:pPr>
            <w:r w:rsidRPr="003D3791">
              <w:rPr>
                <w:rFonts w:ascii="Segoe UI" w:eastAsia="Times New Roman" w:hAnsi="Segoe UI" w:cs="Segoe UI"/>
                <w:sz w:val="20"/>
                <w:szCs w:val="20"/>
                <w:lang w:eastAsia="en-IN"/>
              </w:rPr>
              <w:t>Designed for IO intensive enterprise workloads. Delivers consistent performance with low latency and high availability.</w:t>
            </w:r>
          </w:p>
        </w:tc>
        <w:tc>
          <w:tcPr>
            <w:tcW w:w="2787"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hideMark/>
          </w:tcPr>
          <w:p w14:paraId="559608CB" w14:textId="77777777" w:rsidR="00026893" w:rsidRPr="003D3791" w:rsidRDefault="00026893" w:rsidP="00F942C3">
            <w:pPr>
              <w:spacing w:after="0" w:line="360" w:lineRule="atLeast"/>
              <w:rPr>
                <w:rFonts w:ascii="Segoe UI" w:eastAsia="Times New Roman" w:hAnsi="Segoe UI" w:cs="Segoe UI"/>
                <w:sz w:val="20"/>
                <w:szCs w:val="20"/>
                <w:lang w:eastAsia="en-IN"/>
              </w:rPr>
            </w:pPr>
            <w:r w:rsidRPr="003D3791">
              <w:rPr>
                <w:rFonts w:ascii="Segoe UI" w:eastAsia="Times New Roman" w:hAnsi="Segoe UI" w:cs="Segoe UI"/>
                <w:sz w:val="20"/>
                <w:szCs w:val="20"/>
                <w:lang w:eastAsia="en-IN"/>
              </w:rPr>
              <w:t>Designed to provide consistent performance for low IOPS workloads. Delivers better availability and latency compared to HDD Disks.</w:t>
            </w:r>
          </w:p>
        </w:tc>
        <w:tc>
          <w:tcPr>
            <w:tcW w:w="2568"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hideMark/>
          </w:tcPr>
          <w:p w14:paraId="77DC3D8B" w14:textId="77777777" w:rsidR="00026893" w:rsidRPr="003D3791" w:rsidRDefault="00026893" w:rsidP="00F942C3">
            <w:pPr>
              <w:spacing w:after="0" w:line="360" w:lineRule="atLeast"/>
              <w:rPr>
                <w:rFonts w:ascii="Segoe UI" w:eastAsia="Times New Roman" w:hAnsi="Segoe UI" w:cs="Segoe UI"/>
                <w:sz w:val="20"/>
                <w:szCs w:val="20"/>
                <w:lang w:eastAsia="en-IN"/>
              </w:rPr>
            </w:pPr>
            <w:r w:rsidRPr="003D3791">
              <w:rPr>
                <w:rFonts w:ascii="Segoe UI" w:eastAsia="Times New Roman" w:hAnsi="Segoe UI" w:cs="Segoe UI"/>
                <w:sz w:val="20"/>
                <w:szCs w:val="20"/>
                <w:lang w:eastAsia="en-IN"/>
              </w:rPr>
              <w:t>Optimized for low-cost mass storage with infrequent access. Can exhibit some variability in performance.</w:t>
            </w:r>
          </w:p>
        </w:tc>
      </w:tr>
      <w:tr w:rsidR="00026893" w:rsidRPr="003D3791" w14:paraId="6B301429" w14:textId="77777777" w:rsidTr="008E3C52">
        <w:trPr>
          <w:trHeight w:val="1354"/>
        </w:trPr>
        <w:tc>
          <w:tcPr>
            <w:tcW w:w="1408"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hideMark/>
          </w:tcPr>
          <w:p w14:paraId="30DC306F" w14:textId="77777777" w:rsidR="00026893" w:rsidRPr="003D3791" w:rsidRDefault="00026893" w:rsidP="00F942C3">
            <w:pPr>
              <w:spacing w:after="0" w:line="360" w:lineRule="atLeast"/>
              <w:jc w:val="center"/>
              <w:rPr>
                <w:rFonts w:ascii="Segoe UI" w:eastAsia="Times New Roman" w:hAnsi="Segoe UI" w:cs="Segoe UI"/>
                <w:sz w:val="20"/>
                <w:szCs w:val="20"/>
                <w:lang w:eastAsia="en-IN"/>
              </w:rPr>
            </w:pPr>
            <w:r w:rsidRPr="003D3791">
              <w:rPr>
                <w:rFonts w:ascii="Segoe UI" w:eastAsia="Times New Roman" w:hAnsi="Segoe UI" w:cs="Segoe UI"/>
                <w:sz w:val="20"/>
                <w:szCs w:val="20"/>
                <w:lang w:eastAsia="en-IN"/>
              </w:rPr>
              <w:t>Workload</w:t>
            </w:r>
          </w:p>
        </w:tc>
        <w:tc>
          <w:tcPr>
            <w:tcW w:w="4294"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hideMark/>
          </w:tcPr>
          <w:p w14:paraId="0A3AEA98" w14:textId="77777777" w:rsidR="00026893" w:rsidRPr="003D3791" w:rsidRDefault="00026893" w:rsidP="00F942C3">
            <w:pPr>
              <w:spacing w:after="0" w:line="360" w:lineRule="atLeast"/>
              <w:rPr>
                <w:rFonts w:ascii="Segoe UI" w:eastAsia="Times New Roman" w:hAnsi="Segoe UI" w:cs="Segoe UI"/>
                <w:sz w:val="20"/>
                <w:szCs w:val="20"/>
                <w:lang w:eastAsia="en-IN"/>
              </w:rPr>
            </w:pPr>
            <w:r w:rsidRPr="003D3791">
              <w:rPr>
                <w:rFonts w:ascii="Segoe UI" w:eastAsia="Times New Roman" w:hAnsi="Segoe UI" w:cs="Segoe UI"/>
                <w:sz w:val="20"/>
                <w:szCs w:val="20"/>
                <w:lang w:eastAsia="en-IN"/>
              </w:rPr>
              <w:t>Demanding enterprise workloads such as SQL Server, Oracle, Dynamics, Exchange Server, MySQL, Cassandra, MongoDB, SAP Business Suite, and other production workloads</w:t>
            </w:r>
          </w:p>
        </w:tc>
        <w:tc>
          <w:tcPr>
            <w:tcW w:w="2787"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hideMark/>
          </w:tcPr>
          <w:p w14:paraId="11467BA6" w14:textId="77777777" w:rsidR="00026893" w:rsidRPr="003D3791" w:rsidRDefault="00026893" w:rsidP="00F942C3">
            <w:pPr>
              <w:spacing w:after="0" w:line="360" w:lineRule="atLeast"/>
              <w:rPr>
                <w:rFonts w:ascii="Segoe UI" w:eastAsia="Times New Roman" w:hAnsi="Segoe UI" w:cs="Segoe UI"/>
                <w:sz w:val="20"/>
                <w:szCs w:val="20"/>
                <w:lang w:eastAsia="en-IN"/>
              </w:rPr>
            </w:pPr>
            <w:r w:rsidRPr="003D3791">
              <w:rPr>
                <w:rFonts w:ascii="Segoe UI" w:eastAsia="Times New Roman" w:hAnsi="Segoe UI" w:cs="Segoe UI"/>
                <w:sz w:val="20"/>
                <w:szCs w:val="20"/>
                <w:lang w:eastAsia="en-IN"/>
              </w:rPr>
              <w:t>Web servers, low IOPS application servers, lightly used enterprise applications, and Dev/Test</w:t>
            </w:r>
          </w:p>
        </w:tc>
        <w:tc>
          <w:tcPr>
            <w:tcW w:w="2568"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hideMark/>
          </w:tcPr>
          <w:p w14:paraId="58024C25" w14:textId="77777777" w:rsidR="00026893" w:rsidRPr="003D3791" w:rsidRDefault="00026893" w:rsidP="00F942C3">
            <w:pPr>
              <w:spacing w:after="0" w:line="360" w:lineRule="atLeast"/>
              <w:rPr>
                <w:rFonts w:ascii="Segoe UI" w:eastAsia="Times New Roman" w:hAnsi="Segoe UI" w:cs="Segoe UI"/>
                <w:sz w:val="20"/>
                <w:szCs w:val="20"/>
                <w:lang w:eastAsia="en-IN"/>
              </w:rPr>
            </w:pPr>
            <w:r w:rsidRPr="003D3791">
              <w:rPr>
                <w:rFonts w:ascii="Segoe UI" w:eastAsia="Times New Roman" w:hAnsi="Segoe UI" w:cs="Segoe UI"/>
                <w:sz w:val="20"/>
                <w:szCs w:val="20"/>
                <w:lang w:eastAsia="en-IN"/>
              </w:rPr>
              <w:t>Backup storage</w:t>
            </w:r>
          </w:p>
        </w:tc>
      </w:tr>
      <w:tr w:rsidR="00026893" w:rsidRPr="003D3791" w14:paraId="4BF0817D" w14:textId="77777777" w:rsidTr="008E3C52">
        <w:trPr>
          <w:trHeight w:val="387"/>
        </w:trPr>
        <w:tc>
          <w:tcPr>
            <w:tcW w:w="1408"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hideMark/>
          </w:tcPr>
          <w:p w14:paraId="2E82583D" w14:textId="77777777" w:rsidR="00026893" w:rsidRPr="003D3791" w:rsidRDefault="00026893" w:rsidP="00F942C3">
            <w:pPr>
              <w:spacing w:after="0" w:line="360" w:lineRule="atLeast"/>
              <w:jc w:val="center"/>
              <w:rPr>
                <w:rFonts w:ascii="Segoe UI" w:eastAsia="Times New Roman" w:hAnsi="Segoe UI" w:cs="Segoe UI"/>
                <w:sz w:val="20"/>
                <w:szCs w:val="20"/>
                <w:lang w:eastAsia="en-IN"/>
              </w:rPr>
            </w:pPr>
            <w:r w:rsidRPr="003D3791">
              <w:rPr>
                <w:rFonts w:ascii="Segoe UI" w:eastAsia="Times New Roman" w:hAnsi="Segoe UI" w:cs="Segoe UI"/>
                <w:sz w:val="20"/>
                <w:szCs w:val="20"/>
                <w:lang w:eastAsia="en-IN"/>
              </w:rPr>
              <w:t>Max IOPS</w:t>
            </w:r>
          </w:p>
        </w:tc>
        <w:tc>
          <w:tcPr>
            <w:tcW w:w="4294"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hideMark/>
          </w:tcPr>
          <w:p w14:paraId="597FF300" w14:textId="77777777" w:rsidR="00026893" w:rsidRPr="003D3791" w:rsidRDefault="00026893" w:rsidP="00F942C3">
            <w:pPr>
              <w:spacing w:after="0" w:line="360" w:lineRule="atLeast"/>
              <w:rPr>
                <w:rFonts w:ascii="Segoe UI" w:eastAsia="Times New Roman" w:hAnsi="Segoe UI" w:cs="Segoe UI"/>
                <w:sz w:val="20"/>
                <w:szCs w:val="20"/>
                <w:lang w:eastAsia="en-IN"/>
              </w:rPr>
            </w:pPr>
            <w:r w:rsidRPr="003D3791">
              <w:rPr>
                <w:rFonts w:ascii="Segoe UI" w:eastAsia="Times New Roman" w:hAnsi="Segoe UI" w:cs="Segoe UI"/>
                <w:sz w:val="20"/>
                <w:szCs w:val="20"/>
                <w:lang w:eastAsia="en-IN"/>
              </w:rPr>
              <w:t>7,500 IOPS provisioned</w:t>
            </w:r>
          </w:p>
        </w:tc>
        <w:tc>
          <w:tcPr>
            <w:tcW w:w="2787"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hideMark/>
          </w:tcPr>
          <w:p w14:paraId="1C9A34D9" w14:textId="77777777" w:rsidR="00026893" w:rsidRPr="003D3791" w:rsidRDefault="00026893" w:rsidP="00F942C3">
            <w:pPr>
              <w:spacing w:after="0" w:line="360" w:lineRule="atLeast"/>
              <w:rPr>
                <w:rFonts w:ascii="Segoe UI" w:eastAsia="Times New Roman" w:hAnsi="Segoe UI" w:cs="Segoe UI"/>
                <w:sz w:val="20"/>
                <w:szCs w:val="20"/>
                <w:lang w:eastAsia="en-IN"/>
              </w:rPr>
            </w:pPr>
            <w:r w:rsidRPr="003D3791">
              <w:rPr>
                <w:rFonts w:ascii="Segoe UI" w:eastAsia="Times New Roman" w:hAnsi="Segoe UI" w:cs="Segoe UI"/>
                <w:sz w:val="20"/>
                <w:szCs w:val="20"/>
                <w:lang w:eastAsia="en-IN"/>
              </w:rPr>
              <w:t>Up to 500 IOPS</w:t>
            </w:r>
          </w:p>
        </w:tc>
        <w:tc>
          <w:tcPr>
            <w:tcW w:w="2568"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hideMark/>
          </w:tcPr>
          <w:p w14:paraId="62EA273F" w14:textId="77777777" w:rsidR="00026893" w:rsidRPr="003D3791" w:rsidRDefault="00026893" w:rsidP="00F942C3">
            <w:pPr>
              <w:spacing w:after="0" w:line="360" w:lineRule="atLeast"/>
              <w:rPr>
                <w:rFonts w:ascii="Segoe UI" w:eastAsia="Times New Roman" w:hAnsi="Segoe UI" w:cs="Segoe UI"/>
                <w:sz w:val="20"/>
                <w:szCs w:val="20"/>
                <w:lang w:eastAsia="en-IN"/>
              </w:rPr>
            </w:pPr>
            <w:r w:rsidRPr="003D3791">
              <w:rPr>
                <w:rFonts w:ascii="Segoe UI" w:eastAsia="Times New Roman" w:hAnsi="Segoe UI" w:cs="Segoe UI"/>
                <w:sz w:val="20"/>
                <w:szCs w:val="20"/>
                <w:lang w:eastAsia="en-IN"/>
              </w:rPr>
              <w:t>Up to 500 IOPS</w:t>
            </w:r>
          </w:p>
        </w:tc>
      </w:tr>
      <w:tr w:rsidR="00026893" w:rsidRPr="003D3791" w14:paraId="66909282" w14:textId="77777777" w:rsidTr="008E3C52">
        <w:trPr>
          <w:trHeight w:val="625"/>
        </w:trPr>
        <w:tc>
          <w:tcPr>
            <w:tcW w:w="1408"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hideMark/>
          </w:tcPr>
          <w:p w14:paraId="64A47DF0" w14:textId="77777777" w:rsidR="00026893" w:rsidRPr="003D3791" w:rsidRDefault="00026893" w:rsidP="00F942C3">
            <w:pPr>
              <w:spacing w:after="0" w:line="360" w:lineRule="atLeast"/>
              <w:jc w:val="center"/>
              <w:rPr>
                <w:rFonts w:ascii="Segoe UI" w:eastAsia="Times New Roman" w:hAnsi="Segoe UI" w:cs="Segoe UI"/>
                <w:sz w:val="20"/>
                <w:szCs w:val="20"/>
                <w:lang w:eastAsia="en-IN"/>
              </w:rPr>
            </w:pPr>
            <w:r w:rsidRPr="003D3791">
              <w:rPr>
                <w:rFonts w:ascii="Segoe UI" w:eastAsia="Times New Roman" w:hAnsi="Segoe UI" w:cs="Segoe UI"/>
                <w:sz w:val="20"/>
                <w:szCs w:val="20"/>
                <w:lang w:eastAsia="en-IN"/>
              </w:rPr>
              <w:t>Max Throughput</w:t>
            </w:r>
          </w:p>
        </w:tc>
        <w:tc>
          <w:tcPr>
            <w:tcW w:w="4294"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hideMark/>
          </w:tcPr>
          <w:p w14:paraId="15803EC0" w14:textId="77777777" w:rsidR="00026893" w:rsidRPr="003D3791" w:rsidRDefault="00026893" w:rsidP="00F942C3">
            <w:pPr>
              <w:spacing w:after="0" w:line="360" w:lineRule="atLeast"/>
              <w:rPr>
                <w:rFonts w:ascii="Segoe UI" w:eastAsia="Times New Roman" w:hAnsi="Segoe UI" w:cs="Segoe UI"/>
                <w:sz w:val="20"/>
                <w:szCs w:val="20"/>
                <w:lang w:eastAsia="en-IN"/>
              </w:rPr>
            </w:pPr>
            <w:r w:rsidRPr="003D3791">
              <w:rPr>
                <w:rFonts w:ascii="Segoe UI" w:eastAsia="Times New Roman" w:hAnsi="Segoe UI" w:cs="Segoe UI"/>
                <w:sz w:val="20"/>
                <w:szCs w:val="20"/>
                <w:lang w:eastAsia="en-IN"/>
              </w:rPr>
              <w:t>250 MBPS provisioned</w:t>
            </w:r>
          </w:p>
        </w:tc>
        <w:tc>
          <w:tcPr>
            <w:tcW w:w="2787"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hideMark/>
          </w:tcPr>
          <w:p w14:paraId="73F40810" w14:textId="77777777" w:rsidR="00026893" w:rsidRPr="003D3791" w:rsidRDefault="00026893" w:rsidP="00F942C3">
            <w:pPr>
              <w:spacing w:after="0" w:line="360" w:lineRule="atLeast"/>
              <w:rPr>
                <w:rFonts w:ascii="Segoe UI" w:eastAsia="Times New Roman" w:hAnsi="Segoe UI" w:cs="Segoe UI"/>
                <w:sz w:val="20"/>
                <w:szCs w:val="20"/>
                <w:lang w:eastAsia="en-IN"/>
              </w:rPr>
            </w:pPr>
            <w:r w:rsidRPr="003D3791">
              <w:rPr>
                <w:rFonts w:ascii="Segoe UI" w:eastAsia="Times New Roman" w:hAnsi="Segoe UI" w:cs="Segoe UI"/>
                <w:sz w:val="20"/>
                <w:szCs w:val="20"/>
                <w:lang w:eastAsia="en-IN"/>
              </w:rPr>
              <w:t>Up to 60 MBPS</w:t>
            </w:r>
          </w:p>
        </w:tc>
        <w:tc>
          <w:tcPr>
            <w:tcW w:w="2568" w:type="dxa"/>
            <w:tcBorders>
              <w:top w:val="outset" w:sz="6" w:space="0" w:color="auto"/>
              <w:left w:val="outset" w:sz="6" w:space="0" w:color="auto"/>
              <w:bottom w:val="outset" w:sz="6" w:space="0" w:color="auto"/>
              <w:right w:val="outset" w:sz="6" w:space="0" w:color="auto"/>
            </w:tcBorders>
            <w:shd w:val="clear" w:color="auto" w:fill="FFFFFF"/>
            <w:tcMar>
              <w:top w:w="180" w:type="dxa"/>
              <w:left w:w="180" w:type="dxa"/>
              <w:bottom w:w="180" w:type="dxa"/>
              <w:right w:w="180" w:type="dxa"/>
            </w:tcMar>
            <w:hideMark/>
          </w:tcPr>
          <w:p w14:paraId="73E6567B" w14:textId="77777777" w:rsidR="00026893" w:rsidRPr="003D3791" w:rsidRDefault="00026893" w:rsidP="00F942C3">
            <w:pPr>
              <w:spacing w:after="0" w:line="360" w:lineRule="atLeast"/>
              <w:rPr>
                <w:rFonts w:ascii="Segoe UI" w:eastAsia="Times New Roman" w:hAnsi="Segoe UI" w:cs="Segoe UI"/>
                <w:sz w:val="20"/>
                <w:szCs w:val="20"/>
                <w:lang w:eastAsia="en-IN"/>
              </w:rPr>
            </w:pPr>
            <w:r w:rsidRPr="003D3791">
              <w:rPr>
                <w:rFonts w:ascii="Segoe UI" w:eastAsia="Times New Roman" w:hAnsi="Segoe UI" w:cs="Segoe UI"/>
                <w:sz w:val="20"/>
                <w:szCs w:val="20"/>
                <w:lang w:eastAsia="en-IN"/>
              </w:rPr>
              <w:t>Up to 60 MBPS</w:t>
            </w:r>
          </w:p>
        </w:tc>
      </w:tr>
    </w:tbl>
    <w:p w14:paraId="35E1D531" w14:textId="77777777" w:rsidR="00026893" w:rsidRPr="00467E93" w:rsidRDefault="00026893" w:rsidP="00026893">
      <w:pPr>
        <w:pStyle w:val="NormalWeb"/>
        <w:shd w:val="clear" w:color="auto" w:fill="FFFFFF"/>
        <w:spacing w:after="0" w:afterAutospacing="0"/>
        <w:ind w:left="570"/>
        <w:rPr>
          <w:rFonts w:ascii="Segoe UI" w:hAnsi="Segoe UI" w:cs="Segoe UI"/>
          <w:color w:val="000000"/>
          <w:sz w:val="22"/>
          <w:szCs w:val="22"/>
        </w:rPr>
      </w:pPr>
    </w:p>
    <w:p w14:paraId="74B5CA37" w14:textId="7F1C6A84" w:rsidR="00F927E1" w:rsidRPr="00467E93" w:rsidRDefault="004728B8" w:rsidP="003412E5">
      <w:pPr>
        <w:pStyle w:val="Heading2"/>
        <w:rPr>
          <w:rFonts w:ascii="Segoe UI" w:hAnsi="Segoe UI" w:cs="Segoe UI"/>
          <w:b w:val="0"/>
          <w:color w:val="2683C6" w:themeColor="accent2"/>
          <w:sz w:val="22"/>
          <w:szCs w:val="22"/>
        </w:rPr>
      </w:pPr>
      <w:bookmarkStart w:id="34" w:name="_Toc8945452"/>
      <w:r w:rsidRPr="00467E93">
        <w:rPr>
          <w:rFonts w:ascii="Segoe UI" w:hAnsi="Segoe UI" w:cs="Segoe UI"/>
          <w:b w:val="0"/>
          <w:color w:val="2683C6" w:themeColor="accent2"/>
          <w:sz w:val="22"/>
          <w:szCs w:val="22"/>
        </w:rPr>
        <w:t>Storage Account</w:t>
      </w:r>
      <w:bookmarkEnd w:id="34"/>
      <w:r w:rsidRPr="00467E93">
        <w:rPr>
          <w:rFonts w:ascii="Segoe UI" w:hAnsi="Segoe UI" w:cs="Segoe UI"/>
          <w:b w:val="0"/>
          <w:color w:val="2683C6" w:themeColor="accent2"/>
          <w:sz w:val="22"/>
          <w:szCs w:val="22"/>
        </w:rPr>
        <w:t xml:space="preserve"> </w:t>
      </w:r>
    </w:p>
    <w:p w14:paraId="76EB7D07" w14:textId="6A9C29FE" w:rsidR="00134878" w:rsidRPr="00467E93" w:rsidRDefault="00134878" w:rsidP="00695919">
      <w:pPr>
        <w:pStyle w:val="NormalWeb"/>
        <w:spacing w:before="0" w:beforeAutospacing="0" w:after="0" w:afterAutospacing="0"/>
        <w:rPr>
          <w:rFonts w:ascii="Segoe UI" w:hAnsi="Segoe UI" w:cs="Segoe UI"/>
          <w:color w:val="000000" w:themeColor="text1"/>
          <w:sz w:val="22"/>
          <w:szCs w:val="22"/>
        </w:rPr>
      </w:pPr>
      <w:r w:rsidRPr="00467E93">
        <w:rPr>
          <w:rFonts w:ascii="Segoe UI" w:hAnsi="Segoe UI" w:cs="Segoe UI"/>
          <w:color w:val="000000" w:themeColor="text1"/>
          <w:sz w:val="22"/>
          <w:szCs w:val="22"/>
        </w:rPr>
        <w:t xml:space="preserve">Azure storage or azure account is a service from Azure, which provides storage service for various use case. Azure storage is the cloud solution for modern application that rely on durability, availability and scalability to meet the needs of their customers. </w:t>
      </w:r>
    </w:p>
    <w:p w14:paraId="6875D493" w14:textId="6CD67FD0" w:rsidR="004728B8" w:rsidRPr="00467E93" w:rsidRDefault="003742E5" w:rsidP="000003DC">
      <w:pPr>
        <w:pStyle w:val="NormalWeb"/>
        <w:numPr>
          <w:ilvl w:val="0"/>
          <w:numId w:val="37"/>
        </w:numPr>
        <w:spacing w:before="0" w:beforeAutospacing="0" w:after="0" w:afterAutospacing="0"/>
        <w:rPr>
          <w:rFonts w:ascii="Segoe UI" w:hAnsi="Segoe UI" w:cs="Segoe UI"/>
          <w:color w:val="000000" w:themeColor="text1"/>
          <w:sz w:val="22"/>
          <w:szCs w:val="22"/>
        </w:rPr>
      </w:pPr>
      <w:r w:rsidRPr="00467E93">
        <w:rPr>
          <w:rFonts w:ascii="Segoe UI" w:hAnsi="Segoe UI" w:cs="Segoe UI"/>
          <w:color w:val="000000" w:themeColor="text1"/>
          <w:sz w:val="22"/>
          <w:szCs w:val="22"/>
        </w:rPr>
        <w:t>An azure storage account provides a unique namespace to store and access your Azure storage data object</w:t>
      </w:r>
    </w:p>
    <w:p w14:paraId="6FBA96C8" w14:textId="77777777" w:rsidR="006F2752" w:rsidRPr="00467E93" w:rsidRDefault="006F2752" w:rsidP="000003DC">
      <w:pPr>
        <w:pStyle w:val="NormalWeb"/>
        <w:numPr>
          <w:ilvl w:val="0"/>
          <w:numId w:val="37"/>
        </w:numPr>
        <w:spacing w:before="0" w:beforeAutospacing="0" w:after="0" w:afterAutospacing="0"/>
        <w:rPr>
          <w:rFonts w:ascii="Segoe UI" w:hAnsi="Segoe UI" w:cs="Segoe UI"/>
          <w:color w:val="000000" w:themeColor="text1"/>
          <w:sz w:val="22"/>
          <w:szCs w:val="22"/>
        </w:rPr>
      </w:pPr>
      <w:r w:rsidRPr="00467E93">
        <w:rPr>
          <w:rFonts w:ascii="Segoe UI" w:hAnsi="Segoe UI" w:cs="Segoe UI"/>
          <w:color w:val="000000" w:themeColor="text1"/>
          <w:sz w:val="22"/>
          <w:szCs w:val="22"/>
        </w:rPr>
        <w:lastRenderedPageBreak/>
        <w:t xml:space="preserve">In order to use Azure Storage, you begin by creating a storage account. </w:t>
      </w:r>
    </w:p>
    <w:p w14:paraId="3CF79D31" w14:textId="39D04425" w:rsidR="006F2752" w:rsidRPr="00467E93" w:rsidRDefault="006F2752" w:rsidP="000003DC">
      <w:pPr>
        <w:pStyle w:val="NormalWeb"/>
        <w:numPr>
          <w:ilvl w:val="0"/>
          <w:numId w:val="37"/>
        </w:numPr>
        <w:spacing w:before="0" w:beforeAutospacing="0" w:after="0" w:afterAutospacing="0"/>
        <w:rPr>
          <w:rFonts w:ascii="Segoe UI" w:hAnsi="Segoe UI" w:cs="Segoe UI"/>
          <w:color w:val="000000" w:themeColor="text1"/>
          <w:sz w:val="22"/>
          <w:szCs w:val="22"/>
        </w:rPr>
      </w:pPr>
      <w:r w:rsidRPr="00467E93">
        <w:rPr>
          <w:rFonts w:ascii="Segoe UI" w:hAnsi="Segoe UI" w:cs="Segoe UI"/>
          <w:color w:val="000000" w:themeColor="text1"/>
          <w:sz w:val="22"/>
          <w:szCs w:val="22"/>
        </w:rPr>
        <w:t xml:space="preserve">You can create many storage accounts within a single Azure subscription. </w:t>
      </w:r>
    </w:p>
    <w:p w14:paraId="40AA1C09" w14:textId="1012FE99" w:rsidR="006F2752" w:rsidRPr="00467E93" w:rsidRDefault="006F2752" w:rsidP="000003DC">
      <w:pPr>
        <w:pStyle w:val="NormalWeb"/>
        <w:numPr>
          <w:ilvl w:val="0"/>
          <w:numId w:val="37"/>
        </w:numPr>
        <w:spacing w:before="0" w:beforeAutospacing="0" w:after="0" w:afterAutospacing="0"/>
        <w:rPr>
          <w:rFonts w:ascii="Segoe UI" w:hAnsi="Segoe UI" w:cs="Segoe UI"/>
          <w:color w:val="000000" w:themeColor="text1"/>
          <w:sz w:val="22"/>
          <w:szCs w:val="22"/>
        </w:rPr>
      </w:pPr>
      <w:r w:rsidRPr="00467E93">
        <w:rPr>
          <w:rFonts w:ascii="Segoe UI" w:hAnsi="Segoe UI" w:cs="Segoe UI"/>
          <w:color w:val="000000" w:themeColor="text1"/>
          <w:sz w:val="22"/>
          <w:szCs w:val="22"/>
        </w:rPr>
        <w:t xml:space="preserve">Each storage account can contain up to 500 TB of data. </w:t>
      </w:r>
    </w:p>
    <w:p w14:paraId="4AD1004E" w14:textId="666D2698" w:rsidR="006F2752" w:rsidRPr="00467E93" w:rsidRDefault="006F2752" w:rsidP="000003DC">
      <w:pPr>
        <w:pStyle w:val="NormalWeb"/>
        <w:numPr>
          <w:ilvl w:val="0"/>
          <w:numId w:val="37"/>
        </w:numPr>
        <w:spacing w:before="0" w:beforeAutospacing="0" w:after="0" w:afterAutospacing="0"/>
        <w:rPr>
          <w:rFonts w:ascii="Segoe UI" w:hAnsi="Segoe UI" w:cs="Segoe UI"/>
          <w:color w:val="000000" w:themeColor="text1"/>
          <w:sz w:val="22"/>
          <w:szCs w:val="22"/>
        </w:rPr>
      </w:pPr>
      <w:r w:rsidRPr="00467E93">
        <w:rPr>
          <w:rFonts w:ascii="Segoe UI" w:hAnsi="Segoe UI" w:cs="Segoe UI"/>
          <w:color w:val="000000" w:themeColor="text1"/>
          <w:sz w:val="22"/>
          <w:szCs w:val="22"/>
        </w:rPr>
        <w:t xml:space="preserve">For each storage account, you must specify: </w:t>
      </w:r>
    </w:p>
    <w:p w14:paraId="2161FFBB" w14:textId="1F9E1679" w:rsidR="006F2752" w:rsidRPr="00467E93" w:rsidRDefault="006F2752" w:rsidP="006F2752">
      <w:pPr>
        <w:pStyle w:val="NormalWeb"/>
        <w:spacing w:before="0" w:beforeAutospacing="0" w:after="0" w:afterAutospacing="0"/>
        <w:ind w:firstLine="720"/>
        <w:rPr>
          <w:rFonts w:ascii="Segoe UI" w:hAnsi="Segoe UI" w:cs="Segoe UI"/>
          <w:color w:val="000000" w:themeColor="text1"/>
          <w:sz w:val="22"/>
          <w:szCs w:val="22"/>
        </w:rPr>
      </w:pPr>
      <w:r w:rsidRPr="00467E93">
        <w:rPr>
          <w:rFonts w:ascii="Segoe UI" w:hAnsi="Segoe UI" w:cs="Segoe UI"/>
          <w:color w:val="000000" w:themeColor="text1"/>
          <w:sz w:val="22"/>
          <w:szCs w:val="22"/>
        </w:rPr>
        <w:t>URL</w:t>
      </w:r>
    </w:p>
    <w:p w14:paraId="56B9E0FC" w14:textId="2254FC34" w:rsidR="006F2752" w:rsidRPr="00467E93" w:rsidRDefault="006F2752" w:rsidP="006F2752">
      <w:pPr>
        <w:pStyle w:val="NormalWeb"/>
        <w:spacing w:before="0" w:beforeAutospacing="0" w:after="0" w:afterAutospacing="0"/>
        <w:ind w:firstLine="720"/>
        <w:rPr>
          <w:rFonts w:ascii="Segoe UI" w:hAnsi="Segoe UI" w:cs="Segoe UI"/>
          <w:color w:val="000000" w:themeColor="text1"/>
          <w:sz w:val="22"/>
          <w:szCs w:val="22"/>
        </w:rPr>
      </w:pPr>
      <w:r w:rsidRPr="00467E93">
        <w:rPr>
          <w:rFonts w:ascii="Segoe UI" w:hAnsi="Segoe UI" w:cs="Segoe UI"/>
          <w:color w:val="000000" w:themeColor="text1"/>
          <w:sz w:val="22"/>
          <w:szCs w:val="22"/>
        </w:rPr>
        <w:t xml:space="preserve">Location or Affinity Group </w:t>
      </w:r>
    </w:p>
    <w:p w14:paraId="693029BE" w14:textId="0F0255E8" w:rsidR="00134C9A" w:rsidRPr="00467E93" w:rsidRDefault="006F2752" w:rsidP="00134C9A">
      <w:pPr>
        <w:pStyle w:val="NormalWeb"/>
        <w:spacing w:before="0" w:beforeAutospacing="0" w:after="0" w:afterAutospacing="0"/>
        <w:ind w:firstLine="720"/>
        <w:rPr>
          <w:rFonts w:ascii="Segoe UI" w:hAnsi="Segoe UI" w:cs="Segoe UI"/>
          <w:color w:val="000000" w:themeColor="text1"/>
          <w:sz w:val="22"/>
          <w:szCs w:val="22"/>
        </w:rPr>
      </w:pPr>
      <w:r w:rsidRPr="00467E93">
        <w:rPr>
          <w:rFonts w:ascii="Segoe UI" w:hAnsi="Segoe UI" w:cs="Segoe UI"/>
          <w:color w:val="000000" w:themeColor="text1"/>
          <w:sz w:val="22"/>
          <w:szCs w:val="22"/>
        </w:rPr>
        <w:t>Replication</w:t>
      </w:r>
    </w:p>
    <w:p w14:paraId="44753E63" w14:textId="66B27FB4" w:rsidR="003742E5" w:rsidRPr="00467E93" w:rsidRDefault="00334C6C" w:rsidP="00695919">
      <w:pPr>
        <w:pStyle w:val="NormalWeb"/>
        <w:spacing w:before="0" w:beforeAutospacing="0" w:after="0" w:afterAutospacing="0"/>
        <w:rPr>
          <w:rFonts w:ascii="Segoe UI" w:hAnsi="Segoe UI" w:cs="Segoe UI"/>
          <w:color w:val="000000" w:themeColor="text1"/>
          <w:sz w:val="22"/>
          <w:szCs w:val="22"/>
          <w:shd w:val="clear" w:color="auto" w:fill="BFBFBF" w:themeFill="background1" w:themeFillShade="BF"/>
        </w:rPr>
      </w:pPr>
      <w:r w:rsidRPr="00467E93">
        <w:rPr>
          <w:rFonts w:ascii="Segoe UI" w:hAnsi="Segoe UI" w:cs="Segoe UI"/>
          <w:color w:val="000000" w:themeColor="text1"/>
          <w:sz w:val="22"/>
          <w:szCs w:val="22"/>
          <w:highlight w:val="yellow"/>
          <w:shd w:val="clear" w:color="auto" w:fill="BFBFBF" w:themeFill="background1" w:themeFillShade="BF"/>
        </w:rPr>
        <w:t>http(s)://account_name.file.core.windows.ne</w:t>
      </w:r>
      <w:r w:rsidR="003B6575" w:rsidRPr="00467E93">
        <w:rPr>
          <w:rFonts w:ascii="Segoe UI" w:hAnsi="Segoe UI" w:cs="Segoe UI"/>
          <w:color w:val="000000" w:themeColor="text1"/>
          <w:sz w:val="22"/>
          <w:szCs w:val="22"/>
          <w:highlight w:val="yellow"/>
          <w:shd w:val="clear" w:color="auto" w:fill="BFBFBF" w:themeFill="background1" w:themeFillShade="BF"/>
        </w:rPr>
        <w:t>t</w:t>
      </w:r>
    </w:p>
    <w:p w14:paraId="4E618A45" w14:textId="77777777" w:rsidR="00334C6C" w:rsidRPr="00467E93" w:rsidRDefault="00334C6C" w:rsidP="00695919">
      <w:pPr>
        <w:pStyle w:val="NormalWeb"/>
        <w:spacing w:before="0" w:beforeAutospacing="0" w:after="0" w:afterAutospacing="0"/>
        <w:rPr>
          <w:rFonts w:ascii="Segoe UI" w:hAnsi="Segoe UI" w:cs="Segoe UI"/>
          <w:color w:val="000000" w:themeColor="text1"/>
          <w:sz w:val="22"/>
          <w:szCs w:val="22"/>
        </w:rPr>
      </w:pPr>
    </w:p>
    <w:p w14:paraId="2EBACD3D" w14:textId="7AC2B420" w:rsidR="00891F6D" w:rsidRPr="00467E93" w:rsidRDefault="00891F6D" w:rsidP="00695919">
      <w:pPr>
        <w:pStyle w:val="NormalWeb"/>
        <w:spacing w:before="0" w:beforeAutospacing="0" w:after="0" w:afterAutospacing="0"/>
        <w:rPr>
          <w:rFonts w:ascii="Segoe UI" w:hAnsi="Segoe UI" w:cs="Segoe UI"/>
          <w:color w:val="2683C6" w:themeColor="accent2"/>
          <w:sz w:val="22"/>
          <w:szCs w:val="22"/>
        </w:rPr>
      </w:pPr>
      <w:r w:rsidRPr="00467E93">
        <w:rPr>
          <w:rFonts w:ascii="Segoe UI" w:hAnsi="Segoe UI" w:cs="Segoe UI"/>
          <w:color w:val="2683C6" w:themeColor="accent2"/>
          <w:sz w:val="22"/>
          <w:szCs w:val="22"/>
        </w:rPr>
        <w:t>Storage Replication</w:t>
      </w:r>
    </w:p>
    <w:p w14:paraId="478FCD30" w14:textId="1B1B3A42" w:rsidR="009B53D4" w:rsidRPr="00467E93" w:rsidRDefault="009B53D4" w:rsidP="009B53D4">
      <w:pPr>
        <w:pStyle w:val="NormalWeb"/>
        <w:spacing w:before="0" w:beforeAutospacing="0" w:after="0" w:afterAutospacing="0"/>
        <w:rPr>
          <w:rFonts w:ascii="Segoe UI" w:hAnsi="Segoe UI" w:cs="Segoe UI"/>
          <w:color w:val="000000" w:themeColor="text1"/>
          <w:sz w:val="22"/>
          <w:szCs w:val="22"/>
        </w:rPr>
      </w:pPr>
      <w:r w:rsidRPr="00467E93">
        <w:rPr>
          <w:rFonts w:ascii="Segoe UI" w:hAnsi="Segoe UI" w:cs="Segoe UI"/>
          <w:color w:val="000000" w:themeColor="text1"/>
          <w:sz w:val="22"/>
          <w:szCs w:val="22"/>
        </w:rPr>
        <w:t xml:space="preserve">Locally – </w:t>
      </w:r>
      <w:r w:rsidR="004043EF" w:rsidRPr="00467E93">
        <w:rPr>
          <w:rFonts w:ascii="Segoe UI" w:hAnsi="Segoe UI" w:cs="Segoe UI"/>
          <w:color w:val="000000" w:themeColor="text1"/>
          <w:sz w:val="22"/>
          <w:szCs w:val="22"/>
        </w:rPr>
        <w:t>R</w:t>
      </w:r>
      <w:r w:rsidRPr="00467E93">
        <w:rPr>
          <w:rFonts w:ascii="Segoe UI" w:hAnsi="Segoe UI" w:cs="Segoe UI"/>
          <w:color w:val="000000" w:themeColor="text1"/>
          <w:sz w:val="22"/>
          <w:szCs w:val="22"/>
        </w:rPr>
        <w:t>edundant storage (LRS)</w:t>
      </w:r>
    </w:p>
    <w:p w14:paraId="0F304662" w14:textId="795945FC" w:rsidR="00891F6D" w:rsidRPr="00467E93" w:rsidRDefault="00891F6D" w:rsidP="00695919">
      <w:pPr>
        <w:pStyle w:val="NormalWeb"/>
        <w:spacing w:before="0" w:beforeAutospacing="0" w:after="0" w:afterAutospacing="0"/>
        <w:rPr>
          <w:rFonts w:ascii="Segoe UI" w:hAnsi="Segoe UI" w:cs="Segoe UI"/>
          <w:color w:val="000000" w:themeColor="text1"/>
          <w:sz w:val="22"/>
          <w:szCs w:val="22"/>
        </w:rPr>
      </w:pPr>
      <w:r w:rsidRPr="00467E93">
        <w:rPr>
          <w:rFonts w:ascii="Segoe UI" w:hAnsi="Segoe UI" w:cs="Segoe UI"/>
          <w:color w:val="000000" w:themeColor="text1"/>
          <w:sz w:val="22"/>
          <w:szCs w:val="22"/>
        </w:rPr>
        <w:t xml:space="preserve">Zone – </w:t>
      </w:r>
      <w:r w:rsidR="004043EF" w:rsidRPr="00467E93">
        <w:rPr>
          <w:rFonts w:ascii="Segoe UI" w:hAnsi="Segoe UI" w:cs="Segoe UI"/>
          <w:color w:val="000000" w:themeColor="text1"/>
          <w:sz w:val="22"/>
          <w:szCs w:val="22"/>
        </w:rPr>
        <w:t>R</w:t>
      </w:r>
      <w:r w:rsidRPr="00467E93">
        <w:rPr>
          <w:rFonts w:ascii="Segoe UI" w:hAnsi="Segoe UI" w:cs="Segoe UI"/>
          <w:color w:val="000000" w:themeColor="text1"/>
          <w:sz w:val="22"/>
          <w:szCs w:val="22"/>
        </w:rPr>
        <w:t>edundant storage (ZRS)</w:t>
      </w:r>
    </w:p>
    <w:p w14:paraId="54649481" w14:textId="2E472A80" w:rsidR="00891F6D" w:rsidRPr="00467E93" w:rsidRDefault="00891F6D" w:rsidP="00891F6D">
      <w:pPr>
        <w:pStyle w:val="NormalWeb"/>
        <w:spacing w:before="0" w:beforeAutospacing="0" w:after="0" w:afterAutospacing="0"/>
        <w:rPr>
          <w:rFonts w:ascii="Segoe UI" w:hAnsi="Segoe UI" w:cs="Segoe UI"/>
          <w:color w:val="000000" w:themeColor="text1"/>
          <w:sz w:val="22"/>
          <w:szCs w:val="22"/>
        </w:rPr>
      </w:pPr>
      <w:r w:rsidRPr="00467E93">
        <w:rPr>
          <w:rFonts w:ascii="Segoe UI" w:hAnsi="Segoe UI" w:cs="Segoe UI"/>
          <w:color w:val="000000" w:themeColor="text1"/>
          <w:sz w:val="22"/>
          <w:szCs w:val="22"/>
        </w:rPr>
        <w:t xml:space="preserve">Geo – </w:t>
      </w:r>
      <w:r w:rsidR="004043EF" w:rsidRPr="00467E93">
        <w:rPr>
          <w:rFonts w:ascii="Segoe UI" w:hAnsi="Segoe UI" w:cs="Segoe UI"/>
          <w:color w:val="000000" w:themeColor="text1"/>
          <w:sz w:val="22"/>
          <w:szCs w:val="22"/>
        </w:rPr>
        <w:t>R</w:t>
      </w:r>
      <w:r w:rsidRPr="00467E93">
        <w:rPr>
          <w:rFonts w:ascii="Segoe UI" w:hAnsi="Segoe UI" w:cs="Segoe UI"/>
          <w:color w:val="000000" w:themeColor="text1"/>
          <w:sz w:val="22"/>
          <w:szCs w:val="22"/>
        </w:rPr>
        <w:t>edundant storage (GRS)</w:t>
      </w:r>
    </w:p>
    <w:p w14:paraId="1D2EF384" w14:textId="1E322FF3" w:rsidR="00891F6D" w:rsidRPr="00467E93" w:rsidRDefault="00891F6D" w:rsidP="00891F6D">
      <w:pPr>
        <w:pStyle w:val="NormalWeb"/>
        <w:spacing w:before="0" w:beforeAutospacing="0" w:after="0" w:afterAutospacing="0"/>
        <w:rPr>
          <w:rFonts w:ascii="Segoe UI" w:hAnsi="Segoe UI" w:cs="Segoe UI"/>
          <w:color w:val="000000" w:themeColor="text1"/>
          <w:sz w:val="22"/>
          <w:szCs w:val="22"/>
        </w:rPr>
      </w:pPr>
      <w:r w:rsidRPr="00467E93">
        <w:rPr>
          <w:rFonts w:ascii="Segoe UI" w:hAnsi="Segoe UI" w:cs="Segoe UI"/>
          <w:color w:val="000000" w:themeColor="text1"/>
          <w:sz w:val="22"/>
          <w:szCs w:val="22"/>
        </w:rPr>
        <w:t xml:space="preserve">Read Access Geo – </w:t>
      </w:r>
      <w:r w:rsidR="004043EF" w:rsidRPr="00467E93">
        <w:rPr>
          <w:rFonts w:ascii="Segoe UI" w:hAnsi="Segoe UI" w:cs="Segoe UI"/>
          <w:color w:val="000000" w:themeColor="text1"/>
          <w:sz w:val="22"/>
          <w:szCs w:val="22"/>
        </w:rPr>
        <w:t>R</w:t>
      </w:r>
      <w:r w:rsidRPr="00467E93">
        <w:rPr>
          <w:rFonts w:ascii="Segoe UI" w:hAnsi="Segoe UI" w:cs="Segoe UI"/>
          <w:color w:val="000000" w:themeColor="text1"/>
          <w:sz w:val="22"/>
          <w:szCs w:val="22"/>
        </w:rPr>
        <w:t>edundant storage (RA</w:t>
      </w:r>
      <w:r w:rsidR="009B53D4" w:rsidRPr="00467E93">
        <w:rPr>
          <w:rFonts w:ascii="Segoe UI" w:hAnsi="Segoe UI" w:cs="Segoe UI"/>
          <w:color w:val="000000" w:themeColor="text1"/>
          <w:sz w:val="22"/>
          <w:szCs w:val="22"/>
        </w:rPr>
        <w:t>-G</w:t>
      </w:r>
      <w:r w:rsidRPr="00467E93">
        <w:rPr>
          <w:rFonts w:ascii="Segoe UI" w:hAnsi="Segoe UI" w:cs="Segoe UI"/>
          <w:color w:val="000000" w:themeColor="text1"/>
          <w:sz w:val="22"/>
          <w:szCs w:val="22"/>
        </w:rPr>
        <w:t>RS)</w:t>
      </w:r>
    </w:p>
    <w:p w14:paraId="69ADEF4A" w14:textId="50C1D0E9" w:rsidR="009B53D4" w:rsidRPr="00467E93" w:rsidRDefault="009B53D4" w:rsidP="00891F6D">
      <w:pPr>
        <w:pStyle w:val="NormalWeb"/>
        <w:spacing w:before="0" w:beforeAutospacing="0" w:after="0" w:afterAutospacing="0"/>
        <w:rPr>
          <w:rFonts w:ascii="Segoe UI" w:hAnsi="Segoe UI" w:cs="Segoe UI"/>
          <w:color w:val="000000" w:themeColor="text1"/>
          <w:sz w:val="22"/>
          <w:szCs w:val="22"/>
        </w:rPr>
      </w:pPr>
    </w:p>
    <w:p w14:paraId="3CB85792" w14:textId="05C652EC" w:rsidR="00632882" w:rsidRPr="00364322" w:rsidRDefault="009B53D4" w:rsidP="003412E5">
      <w:pPr>
        <w:pStyle w:val="Heading2"/>
        <w:rPr>
          <w:rFonts w:ascii="Segoe UI" w:hAnsi="Segoe UI" w:cs="Segoe UI"/>
          <w:bCs/>
          <w:color w:val="2683C6" w:themeColor="accent2"/>
          <w:sz w:val="22"/>
          <w:szCs w:val="22"/>
        </w:rPr>
      </w:pPr>
      <w:bookmarkStart w:id="35" w:name="_Toc8945453"/>
      <w:r w:rsidRPr="00364322">
        <w:rPr>
          <w:rFonts w:ascii="Segoe UI" w:hAnsi="Segoe UI" w:cs="Segoe UI"/>
          <w:bCs/>
          <w:color w:val="2683C6" w:themeColor="accent2"/>
          <w:sz w:val="22"/>
          <w:szCs w:val="22"/>
        </w:rPr>
        <w:t>Blob:</w:t>
      </w:r>
      <w:r w:rsidR="00134C9A" w:rsidRPr="00364322">
        <w:rPr>
          <w:rFonts w:ascii="Segoe UI" w:hAnsi="Segoe UI" w:cs="Segoe UI"/>
          <w:bCs/>
          <w:color w:val="2683C6" w:themeColor="accent2"/>
          <w:sz w:val="22"/>
          <w:szCs w:val="22"/>
        </w:rPr>
        <w:t xml:space="preserve"> </w:t>
      </w:r>
      <w:r w:rsidR="00954382" w:rsidRPr="00364322">
        <w:rPr>
          <w:rFonts w:ascii="Segoe UI" w:hAnsi="Segoe UI" w:cs="Segoe UI"/>
          <w:bCs/>
          <w:color w:val="2683C6" w:themeColor="accent2"/>
          <w:sz w:val="22"/>
          <w:szCs w:val="22"/>
        </w:rPr>
        <w:t>(</w:t>
      </w:r>
      <w:r w:rsidR="00134C9A" w:rsidRPr="00364322">
        <w:rPr>
          <w:rFonts w:ascii="Segoe UI" w:hAnsi="Segoe UI" w:cs="Segoe UI"/>
          <w:bCs/>
          <w:color w:val="2683C6" w:themeColor="accent2"/>
          <w:sz w:val="22"/>
          <w:szCs w:val="22"/>
        </w:rPr>
        <w:t>Binary Large Objects</w:t>
      </w:r>
      <w:r w:rsidR="00954382" w:rsidRPr="00364322">
        <w:rPr>
          <w:rFonts w:ascii="Segoe UI" w:hAnsi="Segoe UI" w:cs="Segoe UI"/>
          <w:bCs/>
          <w:color w:val="2683C6" w:themeColor="accent2"/>
          <w:sz w:val="22"/>
          <w:szCs w:val="22"/>
        </w:rPr>
        <w:t>)</w:t>
      </w:r>
      <w:bookmarkEnd w:id="35"/>
    </w:p>
    <w:p w14:paraId="40262EB8" w14:textId="77777777" w:rsidR="00632882" w:rsidRDefault="00632882" w:rsidP="00632882">
      <w:pPr>
        <w:pStyle w:val="NormalWeb"/>
        <w:spacing w:before="0" w:beforeAutospacing="0" w:after="0" w:afterAutospacing="0"/>
        <w:rPr>
          <w:rFonts w:ascii="Segoe UI" w:hAnsi="Segoe UI" w:cs="Segoe UI"/>
          <w:color w:val="000000" w:themeColor="text1"/>
          <w:sz w:val="22"/>
          <w:szCs w:val="22"/>
          <w:highlight w:val="yellow"/>
        </w:rPr>
      </w:pPr>
    </w:p>
    <w:p w14:paraId="636864B9" w14:textId="2467E0C2" w:rsidR="00632882" w:rsidRPr="00632882" w:rsidRDefault="00632882" w:rsidP="00632882">
      <w:pPr>
        <w:pStyle w:val="NormalWeb"/>
        <w:spacing w:before="0" w:beforeAutospacing="0" w:after="0" w:afterAutospacing="0"/>
        <w:rPr>
          <w:rFonts w:ascii="Segoe UI" w:hAnsi="Segoe UI" w:cs="Segoe UI"/>
          <w:color w:val="000000" w:themeColor="text1"/>
          <w:sz w:val="22"/>
          <w:szCs w:val="22"/>
        </w:rPr>
      </w:pPr>
      <w:r w:rsidRPr="00467E93">
        <w:rPr>
          <w:rFonts w:ascii="Segoe UI" w:hAnsi="Segoe UI" w:cs="Segoe UI"/>
          <w:color w:val="000000" w:themeColor="text1"/>
          <w:sz w:val="22"/>
          <w:szCs w:val="22"/>
          <w:highlight w:val="yellow"/>
        </w:rPr>
        <w:t>&lt;File Name&gt;.blob.core.windows.net</w:t>
      </w:r>
    </w:p>
    <w:p w14:paraId="2D55A422" w14:textId="260AD27F" w:rsidR="004821B6" w:rsidRPr="00467E93" w:rsidRDefault="009B53D4" w:rsidP="00A16A36">
      <w:pPr>
        <w:pStyle w:val="NormalWeb"/>
        <w:numPr>
          <w:ilvl w:val="0"/>
          <w:numId w:val="51"/>
        </w:numPr>
        <w:spacing w:before="0" w:beforeAutospacing="0" w:after="0" w:afterAutospacing="0"/>
        <w:rPr>
          <w:rFonts w:ascii="Segoe UI" w:hAnsi="Segoe UI" w:cs="Segoe UI"/>
          <w:color w:val="000000" w:themeColor="text1"/>
          <w:sz w:val="22"/>
          <w:szCs w:val="22"/>
        </w:rPr>
      </w:pPr>
      <w:r w:rsidRPr="00467E93">
        <w:rPr>
          <w:rFonts w:ascii="Segoe UI" w:hAnsi="Segoe UI" w:cs="Segoe UI"/>
          <w:color w:val="000000" w:themeColor="text1"/>
          <w:sz w:val="22"/>
          <w:szCs w:val="22"/>
        </w:rPr>
        <w:t>Azure Blob Storage is a service</w:t>
      </w:r>
      <w:r w:rsidR="000225A6">
        <w:rPr>
          <w:rFonts w:ascii="Segoe UI" w:hAnsi="Segoe UI" w:cs="Segoe UI"/>
          <w:color w:val="000000" w:themeColor="text1"/>
          <w:sz w:val="22"/>
          <w:szCs w:val="22"/>
        </w:rPr>
        <w:t xml:space="preserve"> for storing large amount of </w:t>
      </w:r>
      <w:r w:rsidRPr="00467E93">
        <w:rPr>
          <w:rFonts w:ascii="Segoe UI" w:hAnsi="Segoe UI" w:cs="Segoe UI"/>
          <w:color w:val="000000" w:themeColor="text1"/>
          <w:sz w:val="22"/>
          <w:szCs w:val="22"/>
        </w:rPr>
        <w:t>unstructured object</w:t>
      </w:r>
      <w:r w:rsidR="00C6795F">
        <w:rPr>
          <w:rFonts w:ascii="Segoe UI" w:hAnsi="Segoe UI" w:cs="Segoe UI"/>
          <w:color w:val="000000" w:themeColor="text1"/>
          <w:sz w:val="22"/>
          <w:szCs w:val="22"/>
        </w:rPr>
        <w:t xml:space="preserve"> data, such as text or binary data.</w:t>
      </w:r>
    </w:p>
    <w:p w14:paraId="48C59840" w14:textId="29634BC3" w:rsidR="004821B6" w:rsidRDefault="009B53D4" w:rsidP="00A16A36">
      <w:pPr>
        <w:pStyle w:val="NormalWeb"/>
        <w:numPr>
          <w:ilvl w:val="0"/>
          <w:numId w:val="51"/>
        </w:numPr>
        <w:spacing w:before="0" w:beforeAutospacing="0" w:after="0" w:afterAutospacing="0"/>
        <w:rPr>
          <w:rFonts w:ascii="Segoe UI" w:hAnsi="Segoe UI" w:cs="Segoe UI"/>
          <w:color w:val="000000" w:themeColor="text1"/>
          <w:sz w:val="22"/>
          <w:szCs w:val="22"/>
        </w:rPr>
      </w:pPr>
      <w:r w:rsidRPr="00467E93">
        <w:rPr>
          <w:rFonts w:ascii="Segoe UI" w:hAnsi="Segoe UI" w:cs="Segoe UI"/>
          <w:color w:val="000000" w:themeColor="text1"/>
          <w:sz w:val="22"/>
          <w:szCs w:val="22"/>
        </w:rPr>
        <w:t xml:space="preserve">Blob storage can any type of text or binary data, such as a document, media files or application installer. </w:t>
      </w:r>
    </w:p>
    <w:p w14:paraId="615E532D" w14:textId="230DA588" w:rsidR="00C56F4D" w:rsidRPr="00467E93" w:rsidRDefault="00C56F4D" w:rsidP="00A16A36">
      <w:pPr>
        <w:pStyle w:val="NormalWeb"/>
        <w:numPr>
          <w:ilvl w:val="0"/>
          <w:numId w:val="51"/>
        </w:numPr>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Y</w:t>
      </w:r>
      <w:r w:rsidR="003E4BF2">
        <w:rPr>
          <w:rFonts w:ascii="Segoe UI" w:hAnsi="Segoe UI" w:cs="Segoe UI"/>
          <w:color w:val="000000" w:themeColor="text1"/>
          <w:sz w:val="22"/>
          <w:szCs w:val="22"/>
        </w:rPr>
        <w:t>o</w:t>
      </w:r>
      <w:r>
        <w:rPr>
          <w:rFonts w:ascii="Segoe UI" w:hAnsi="Segoe UI" w:cs="Segoe UI"/>
          <w:color w:val="000000" w:themeColor="text1"/>
          <w:sz w:val="22"/>
          <w:szCs w:val="22"/>
        </w:rPr>
        <w:t xml:space="preserve">u can </w:t>
      </w:r>
      <w:r w:rsidR="00414D24">
        <w:rPr>
          <w:rFonts w:ascii="Segoe UI" w:hAnsi="Segoe UI" w:cs="Segoe UI"/>
          <w:color w:val="000000" w:themeColor="text1"/>
          <w:sz w:val="22"/>
          <w:szCs w:val="22"/>
        </w:rPr>
        <w:t>use blob storage to expose data publicly to the world, or to store application d</w:t>
      </w:r>
      <w:r w:rsidR="003E4BF2">
        <w:rPr>
          <w:rFonts w:ascii="Segoe UI" w:hAnsi="Segoe UI" w:cs="Segoe UI"/>
          <w:color w:val="000000" w:themeColor="text1"/>
          <w:sz w:val="22"/>
          <w:szCs w:val="22"/>
        </w:rPr>
        <w:t>a</w:t>
      </w:r>
      <w:r w:rsidR="00414D24">
        <w:rPr>
          <w:rFonts w:ascii="Segoe UI" w:hAnsi="Segoe UI" w:cs="Segoe UI"/>
          <w:color w:val="000000" w:themeColor="text1"/>
          <w:sz w:val="22"/>
          <w:szCs w:val="22"/>
        </w:rPr>
        <w:t>ta privately.</w:t>
      </w:r>
    </w:p>
    <w:p w14:paraId="0CEBC063" w14:textId="070BE3E7" w:rsidR="00DC1AA9" w:rsidRPr="00DC1AA9" w:rsidRDefault="009B53D4" w:rsidP="00A16A36">
      <w:pPr>
        <w:pStyle w:val="NormalWeb"/>
        <w:numPr>
          <w:ilvl w:val="0"/>
          <w:numId w:val="51"/>
        </w:numPr>
        <w:spacing w:before="0" w:beforeAutospacing="0" w:after="0" w:afterAutospacing="0"/>
        <w:rPr>
          <w:rFonts w:ascii="Segoe UI" w:hAnsi="Segoe UI" w:cs="Segoe UI"/>
          <w:color w:val="000000" w:themeColor="text1"/>
          <w:sz w:val="22"/>
          <w:szCs w:val="22"/>
        </w:rPr>
      </w:pPr>
      <w:r w:rsidRPr="00467E93">
        <w:rPr>
          <w:rFonts w:ascii="Segoe UI" w:hAnsi="Segoe UI" w:cs="Segoe UI"/>
          <w:color w:val="000000" w:themeColor="text1"/>
          <w:sz w:val="22"/>
          <w:szCs w:val="22"/>
        </w:rPr>
        <w:t>Blob storage is also referred to as object storage.</w:t>
      </w:r>
    </w:p>
    <w:p w14:paraId="7F14C1E5" w14:textId="187CFD10" w:rsidR="004821B6" w:rsidRPr="00467E93" w:rsidRDefault="004821B6" w:rsidP="00A16A36">
      <w:pPr>
        <w:pStyle w:val="NormalWeb"/>
        <w:numPr>
          <w:ilvl w:val="0"/>
          <w:numId w:val="51"/>
        </w:numPr>
        <w:spacing w:before="0" w:beforeAutospacing="0" w:after="0" w:afterAutospacing="0"/>
        <w:rPr>
          <w:rFonts w:ascii="Segoe UI" w:hAnsi="Segoe UI" w:cs="Segoe UI"/>
          <w:color w:val="000000" w:themeColor="text1"/>
          <w:sz w:val="22"/>
          <w:szCs w:val="22"/>
        </w:rPr>
      </w:pPr>
      <w:r w:rsidRPr="00467E93">
        <w:rPr>
          <w:rFonts w:ascii="Segoe UI" w:hAnsi="Segoe UI" w:cs="Segoe UI"/>
          <w:color w:val="000000" w:themeColor="text1"/>
          <w:sz w:val="22"/>
          <w:szCs w:val="22"/>
        </w:rPr>
        <w:t xml:space="preserve">You can create any number of </w:t>
      </w:r>
      <w:r w:rsidRPr="00FB6E9C">
        <w:rPr>
          <w:rFonts w:ascii="Segoe UI" w:hAnsi="Segoe UI" w:cs="Segoe UI"/>
          <w:color w:val="7030A0"/>
          <w:sz w:val="22"/>
          <w:szCs w:val="22"/>
        </w:rPr>
        <w:t xml:space="preserve">containers </w:t>
      </w:r>
      <w:r w:rsidRPr="00467E93">
        <w:rPr>
          <w:rFonts w:ascii="Segoe UI" w:hAnsi="Segoe UI" w:cs="Segoe UI"/>
          <w:color w:val="000000" w:themeColor="text1"/>
          <w:sz w:val="22"/>
          <w:szCs w:val="22"/>
        </w:rPr>
        <w:t xml:space="preserve">within a single storage account. </w:t>
      </w:r>
    </w:p>
    <w:p w14:paraId="313D4158" w14:textId="43C2ACC3" w:rsidR="004821B6" w:rsidRPr="00467E93" w:rsidRDefault="004821B6" w:rsidP="00A16A36">
      <w:pPr>
        <w:pStyle w:val="NormalWeb"/>
        <w:numPr>
          <w:ilvl w:val="0"/>
          <w:numId w:val="51"/>
        </w:numPr>
        <w:spacing w:before="0" w:beforeAutospacing="0" w:after="0" w:afterAutospacing="0"/>
        <w:rPr>
          <w:rFonts w:ascii="Segoe UI" w:hAnsi="Segoe UI" w:cs="Segoe UI"/>
          <w:color w:val="000000" w:themeColor="text1"/>
          <w:sz w:val="22"/>
          <w:szCs w:val="22"/>
        </w:rPr>
      </w:pPr>
      <w:r w:rsidRPr="00467E93">
        <w:rPr>
          <w:rFonts w:ascii="Segoe UI" w:hAnsi="Segoe UI" w:cs="Segoe UI"/>
          <w:color w:val="000000" w:themeColor="text1"/>
          <w:sz w:val="22"/>
          <w:szCs w:val="22"/>
        </w:rPr>
        <w:t xml:space="preserve">Within each container, you can store any number of </w:t>
      </w:r>
      <w:r w:rsidRPr="00FB6E9C">
        <w:rPr>
          <w:rFonts w:ascii="Segoe UI" w:hAnsi="Segoe UI" w:cs="Segoe UI"/>
          <w:color w:val="7030A0"/>
          <w:sz w:val="22"/>
          <w:szCs w:val="22"/>
        </w:rPr>
        <w:t xml:space="preserve">blobs </w:t>
      </w:r>
      <w:r w:rsidRPr="00467E93">
        <w:rPr>
          <w:rFonts w:ascii="Segoe UI" w:hAnsi="Segoe UI" w:cs="Segoe UI"/>
          <w:color w:val="000000" w:themeColor="text1"/>
          <w:sz w:val="22"/>
          <w:szCs w:val="22"/>
        </w:rPr>
        <w:t>up to the 500 TB limit.</w:t>
      </w:r>
    </w:p>
    <w:p w14:paraId="5DA5728C" w14:textId="6EB1B5AD" w:rsidR="00DC1AA9" w:rsidRDefault="00C13658" w:rsidP="00891F6D">
      <w:pPr>
        <w:pStyle w:val="NormalWeb"/>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 xml:space="preserve">            </w:t>
      </w:r>
      <w:r w:rsidR="00966D39" w:rsidRPr="00467E93">
        <w:rPr>
          <w:rFonts w:ascii="Segoe UI" w:hAnsi="Segoe UI" w:cs="Segoe UI"/>
          <w:color w:val="000000" w:themeColor="text1"/>
          <w:sz w:val="22"/>
          <w:szCs w:val="22"/>
        </w:rPr>
        <w:t>File, document, image, video, VM disk, database, etc.</w:t>
      </w:r>
    </w:p>
    <w:p w14:paraId="586D1094" w14:textId="77777777" w:rsidR="00DC1AA9" w:rsidRDefault="00DC1AA9" w:rsidP="00891F6D">
      <w:pPr>
        <w:pStyle w:val="NormalWeb"/>
        <w:spacing w:before="0" w:beforeAutospacing="0" w:after="0" w:afterAutospacing="0"/>
        <w:rPr>
          <w:rFonts w:ascii="Segoe UI" w:hAnsi="Segoe UI" w:cs="Segoe UI"/>
          <w:color w:val="000000" w:themeColor="text1"/>
          <w:sz w:val="22"/>
          <w:szCs w:val="22"/>
        </w:rPr>
      </w:pPr>
    </w:p>
    <w:p w14:paraId="774B4754" w14:textId="269484A9" w:rsidR="0022549B" w:rsidRDefault="007A0921" w:rsidP="00D114A8">
      <w:pPr>
        <w:pStyle w:val="NormalWeb"/>
        <w:spacing w:before="0" w:beforeAutospacing="0" w:after="0" w:afterAutospacing="0"/>
        <w:rPr>
          <w:rFonts w:ascii="Segoe UI" w:hAnsi="Segoe UI" w:cs="Segoe UI"/>
          <w:b/>
          <w:color w:val="000000" w:themeColor="text1"/>
          <w:sz w:val="22"/>
          <w:szCs w:val="22"/>
        </w:rPr>
      </w:pPr>
      <w:r w:rsidRPr="0048698C">
        <w:rPr>
          <w:rFonts w:ascii="Segoe UI" w:hAnsi="Segoe UI" w:cs="Segoe UI"/>
          <w:b/>
          <w:color w:val="000000" w:themeColor="text1"/>
          <w:sz w:val="22"/>
          <w:szCs w:val="22"/>
        </w:rPr>
        <w:t>Storage Account</w:t>
      </w:r>
    </w:p>
    <w:p w14:paraId="1F318683" w14:textId="493E7705" w:rsidR="007E5E25" w:rsidRDefault="00D05ECA" w:rsidP="00A16A36">
      <w:pPr>
        <w:pStyle w:val="NormalWeb"/>
        <w:numPr>
          <w:ilvl w:val="0"/>
          <w:numId w:val="52"/>
        </w:numPr>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 xml:space="preserve">All access to Azure Storage </w:t>
      </w:r>
      <w:r w:rsidR="007E5E25">
        <w:rPr>
          <w:rFonts w:ascii="Segoe UI" w:hAnsi="Segoe UI" w:cs="Segoe UI"/>
          <w:color w:val="000000" w:themeColor="text1"/>
          <w:sz w:val="22"/>
          <w:szCs w:val="22"/>
        </w:rPr>
        <w:t>is done through a storage account.</w:t>
      </w:r>
      <w:r w:rsidR="008813BE" w:rsidRPr="008813BE">
        <w:rPr>
          <w:noProof/>
        </w:rPr>
        <w:t xml:space="preserve"> </w:t>
      </w:r>
    </w:p>
    <w:p w14:paraId="2A22499E" w14:textId="77777777" w:rsidR="00AB18CA" w:rsidRDefault="007E5E25" w:rsidP="00A16A36">
      <w:pPr>
        <w:pStyle w:val="NormalWeb"/>
        <w:numPr>
          <w:ilvl w:val="0"/>
          <w:numId w:val="52"/>
        </w:numPr>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This account can be a general-purpose or a</w:t>
      </w:r>
      <w:r w:rsidR="00AB18CA">
        <w:rPr>
          <w:rFonts w:ascii="Segoe UI" w:hAnsi="Segoe UI" w:cs="Segoe UI"/>
          <w:color w:val="000000" w:themeColor="text1"/>
          <w:sz w:val="22"/>
          <w:szCs w:val="22"/>
        </w:rPr>
        <w:t xml:space="preserve"> blob storage.</w:t>
      </w:r>
    </w:p>
    <w:p w14:paraId="49A2CFFA" w14:textId="4D7DE3B0" w:rsidR="0048698C" w:rsidRDefault="00AB18CA" w:rsidP="00905246">
      <w:pPr>
        <w:pStyle w:val="NormalWeb"/>
        <w:spacing w:before="0" w:beforeAutospacing="0" w:after="0" w:afterAutospacing="0"/>
        <w:rPr>
          <w:rFonts w:ascii="Segoe UI" w:hAnsi="Segoe UI" w:cs="Segoe UI"/>
          <w:color w:val="000000" w:themeColor="text1"/>
          <w:sz w:val="22"/>
          <w:szCs w:val="22"/>
        </w:rPr>
      </w:pPr>
      <w:r>
        <w:rPr>
          <w:rFonts w:ascii="Segoe UI" w:hAnsi="Segoe UI" w:cs="Segoe UI"/>
          <w:b/>
          <w:color w:val="000000" w:themeColor="text1"/>
          <w:sz w:val="22"/>
          <w:szCs w:val="22"/>
        </w:rPr>
        <w:t>Conta</w:t>
      </w:r>
      <w:r w:rsidR="00905246">
        <w:rPr>
          <w:rFonts w:ascii="Segoe UI" w:hAnsi="Segoe UI" w:cs="Segoe UI"/>
          <w:b/>
          <w:color w:val="000000" w:themeColor="text1"/>
          <w:sz w:val="22"/>
          <w:szCs w:val="22"/>
        </w:rPr>
        <w:t xml:space="preserve">iner </w:t>
      </w:r>
    </w:p>
    <w:p w14:paraId="7194B558" w14:textId="505B16E7" w:rsidR="00905246" w:rsidRDefault="00905246" w:rsidP="00A16A36">
      <w:pPr>
        <w:pStyle w:val="NormalWeb"/>
        <w:numPr>
          <w:ilvl w:val="0"/>
          <w:numId w:val="53"/>
        </w:numPr>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 xml:space="preserve">A container provides a grouping of a set </w:t>
      </w:r>
      <w:r w:rsidR="005B7134">
        <w:rPr>
          <w:rFonts w:ascii="Segoe UI" w:hAnsi="Segoe UI" w:cs="Segoe UI"/>
          <w:color w:val="000000" w:themeColor="text1"/>
          <w:sz w:val="22"/>
          <w:szCs w:val="22"/>
        </w:rPr>
        <w:t>of blobs</w:t>
      </w:r>
    </w:p>
    <w:p w14:paraId="518A6DF7" w14:textId="08DA08C1" w:rsidR="005B7134" w:rsidRDefault="005B7134" w:rsidP="00A16A36">
      <w:pPr>
        <w:pStyle w:val="NormalWeb"/>
        <w:numPr>
          <w:ilvl w:val="0"/>
          <w:numId w:val="53"/>
        </w:numPr>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 xml:space="preserve">All blobs must be in a container </w:t>
      </w:r>
    </w:p>
    <w:p w14:paraId="2F8E9334" w14:textId="53F56C2E" w:rsidR="005B7134" w:rsidRDefault="005B7134" w:rsidP="00A16A36">
      <w:pPr>
        <w:pStyle w:val="NormalWeb"/>
        <w:numPr>
          <w:ilvl w:val="0"/>
          <w:numId w:val="53"/>
        </w:numPr>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 xml:space="preserve">An account can contain </w:t>
      </w:r>
      <w:r w:rsidR="00FF08E9">
        <w:rPr>
          <w:rFonts w:ascii="Segoe UI" w:hAnsi="Segoe UI" w:cs="Segoe UI"/>
          <w:color w:val="000000" w:themeColor="text1"/>
          <w:sz w:val="22"/>
          <w:szCs w:val="22"/>
        </w:rPr>
        <w:t xml:space="preserve">an unlimited number of containers </w:t>
      </w:r>
    </w:p>
    <w:p w14:paraId="094409D7" w14:textId="4C0D4259" w:rsidR="00FF08E9" w:rsidRDefault="00FF08E9" w:rsidP="00A16A36">
      <w:pPr>
        <w:pStyle w:val="NormalWeb"/>
        <w:numPr>
          <w:ilvl w:val="0"/>
          <w:numId w:val="53"/>
        </w:numPr>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 xml:space="preserve">A container can store an unlimited </w:t>
      </w:r>
      <w:r w:rsidR="000C463B">
        <w:rPr>
          <w:rFonts w:ascii="Segoe UI" w:hAnsi="Segoe UI" w:cs="Segoe UI"/>
          <w:color w:val="000000" w:themeColor="text1"/>
          <w:sz w:val="22"/>
          <w:szCs w:val="22"/>
        </w:rPr>
        <w:t xml:space="preserve">number of blobs </w:t>
      </w:r>
    </w:p>
    <w:p w14:paraId="33B7266D" w14:textId="1449F220" w:rsidR="00B56BF4" w:rsidRDefault="00B56BF4" w:rsidP="00B56BF4">
      <w:pPr>
        <w:pStyle w:val="NormalWeb"/>
        <w:spacing w:before="0" w:beforeAutospacing="0" w:after="0" w:afterAutospacing="0"/>
        <w:rPr>
          <w:rFonts w:ascii="Segoe UI" w:hAnsi="Segoe UI" w:cs="Segoe UI"/>
          <w:color w:val="000000" w:themeColor="text1"/>
          <w:sz w:val="22"/>
          <w:szCs w:val="22"/>
        </w:rPr>
      </w:pPr>
      <w:r w:rsidRPr="00EB31FC">
        <w:rPr>
          <w:rFonts w:ascii="Segoe UI" w:hAnsi="Segoe UI" w:cs="Segoe UI"/>
          <w:b/>
          <w:bCs/>
          <w:color w:val="000000"/>
          <w:sz w:val="22"/>
          <w:szCs w:val="22"/>
          <w:shd w:val="clear" w:color="auto" w:fill="FFFFFF"/>
        </w:rPr>
        <w:t>Tiers</w:t>
      </w:r>
    </w:p>
    <w:p w14:paraId="03EE5C05" w14:textId="5265B551" w:rsidR="00B56BF4" w:rsidRPr="00467E93" w:rsidRDefault="00B56BF4" w:rsidP="00824A4B">
      <w:pPr>
        <w:pStyle w:val="NormalWeb"/>
        <w:numPr>
          <w:ilvl w:val="0"/>
          <w:numId w:val="53"/>
        </w:numPr>
        <w:shd w:val="clear" w:color="auto" w:fill="FFFFFF"/>
        <w:spacing w:after="0" w:afterAutospacing="0"/>
        <w:rPr>
          <w:rFonts w:ascii="Segoe UI" w:hAnsi="Segoe UI" w:cs="Segoe UI"/>
          <w:color w:val="000000"/>
          <w:sz w:val="22"/>
          <w:szCs w:val="22"/>
        </w:rPr>
      </w:pPr>
      <w:r w:rsidRPr="00467E93">
        <w:rPr>
          <w:rStyle w:val="Strong"/>
          <w:rFonts w:ascii="Segoe UI" w:eastAsiaTheme="majorEastAsia" w:hAnsi="Segoe UI" w:cs="Segoe UI"/>
          <w:color w:val="000000"/>
          <w:sz w:val="22"/>
          <w:szCs w:val="22"/>
        </w:rPr>
        <w:t>Hot storage</w:t>
      </w:r>
      <w:r w:rsidRPr="00467E93">
        <w:rPr>
          <w:rFonts w:ascii="Segoe UI" w:hAnsi="Segoe UI" w:cs="Segoe UI"/>
          <w:color w:val="000000"/>
          <w:sz w:val="22"/>
          <w:szCs w:val="22"/>
        </w:rPr>
        <w:t>: is optimized for storing data that is accessed frequently.</w:t>
      </w:r>
      <w:r>
        <w:rPr>
          <w:rFonts w:ascii="Segoe UI" w:hAnsi="Segoe UI" w:cs="Segoe UI"/>
          <w:color w:val="000000"/>
          <w:sz w:val="22"/>
          <w:szCs w:val="22"/>
        </w:rPr>
        <w:t xml:space="preserve"> Higher Storage cost, Lower Transition cost </w:t>
      </w:r>
    </w:p>
    <w:p w14:paraId="6A4CE489" w14:textId="5857A9AA" w:rsidR="00B56BF4" w:rsidRPr="00467E93" w:rsidRDefault="00B56BF4" w:rsidP="00B56BF4">
      <w:pPr>
        <w:pStyle w:val="NormalWeb"/>
        <w:numPr>
          <w:ilvl w:val="0"/>
          <w:numId w:val="53"/>
        </w:numPr>
        <w:shd w:val="clear" w:color="auto" w:fill="FFFFFF"/>
        <w:spacing w:after="0" w:afterAutospacing="0"/>
        <w:rPr>
          <w:rFonts w:ascii="Segoe UI" w:hAnsi="Segoe UI" w:cs="Segoe UI"/>
          <w:color w:val="000000"/>
          <w:sz w:val="22"/>
          <w:szCs w:val="22"/>
        </w:rPr>
      </w:pPr>
      <w:r w:rsidRPr="00467E93">
        <w:rPr>
          <w:rStyle w:val="Strong"/>
          <w:rFonts w:ascii="Segoe UI" w:eastAsiaTheme="majorEastAsia" w:hAnsi="Segoe UI" w:cs="Segoe UI"/>
          <w:color w:val="000000"/>
          <w:sz w:val="22"/>
          <w:szCs w:val="22"/>
        </w:rPr>
        <w:t>Cool storage</w:t>
      </w:r>
      <w:r w:rsidRPr="00467E93">
        <w:rPr>
          <w:rFonts w:ascii="Segoe UI" w:hAnsi="Segoe UI" w:cs="Segoe UI"/>
          <w:color w:val="000000"/>
          <w:sz w:val="22"/>
          <w:szCs w:val="22"/>
        </w:rPr>
        <w:t> is optimized for storing data that is infrequently accessed and stored for at least 30 days.</w:t>
      </w:r>
      <w:r>
        <w:rPr>
          <w:rFonts w:ascii="Segoe UI" w:hAnsi="Segoe UI" w:cs="Segoe UI"/>
          <w:color w:val="000000"/>
          <w:sz w:val="22"/>
          <w:szCs w:val="22"/>
        </w:rPr>
        <w:t xml:space="preserve"> Lower transition </w:t>
      </w:r>
      <w:r w:rsidR="00CB0A13">
        <w:rPr>
          <w:rFonts w:ascii="Segoe UI" w:hAnsi="Segoe UI" w:cs="Segoe UI"/>
          <w:color w:val="000000"/>
          <w:sz w:val="22"/>
          <w:szCs w:val="22"/>
        </w:rPr>
        <w:t>cost,</w:t>
      </w:r>
      <w:r>
        <w:rPr>
          <w:rFonts w:ascii="Segoe UI" w:hAnsi="Segoe UI" w:cs="Segoe UI"/>
          <w:color w:val="000000"/>
          <w:sz w:val="22"/>
          <w:szCs w:val="22"/>
        </w:rPr>
        <w:t xml:space="preserve"> higher transition cost</w:t>
      </w:r>
    </w:p>
    <w:p w14:paraId="22E848DE" w14:textId="566D3B0F" w:rsidR="00B56BF4" w:rsidRDefault="00B56BF4" w:rsidP="00B56BF4">
      <w:pPr>
        <w:pStyle w:val="NormalWeb"/>
        <w:numPr>
          <w:ilvl w:val="0"/>
          <w:numId w:val="53"/>
        </w:numPr>
        <w:shd w:val="clear" w:color="auto" w:fill="FFFFFF"/>
        <w:spacing w:after="0" w:afterAutospacing="0"/>
        <w:rPr>
          <w:rFonts w:ascii="Segoe UI" w:hAnsi="Segoe UI" w:cs="Segoe UI"/>
          <w:color w:val="000000"/>
          <w:sz w:val="22"/>
          <w:szCs w:val="22"/>
        </w:rPr>
      </w:pPr>
      <w:r w:rsidRPr="00467E93">
        <w:rPr>
          <w:rStyle w:val="Strong"/>
          <w:rFonts w:ascii="Segoe UI" w:eastAsiaTheme="majorEastAsia" w:hAnsi="Segoe UI" w:cs="Segoe UI"/>
          <w:color w:val="000000"/>
          <w:sz w:val="22"/>
          <w:szCs w:val="22"/>
        </w:rPr>
        <w:lastRenderedPageBreak/>
        <w:t>Archive storage</w:t>
      </w:r>
      <w:r w:rsidRPr="00467E93">
        <w:rPr>
          <w:rFonts w:ascii="Segoe UI" w:hAnsi="Segoe UI" w:cs="Segoe UI"/>
          <w:color w:val="000000"/>
          <w:sz w:val="22"/>
          <w:szCs w:val="22"/>
        </w:rPr>
        <w:t> is optimized for storing data that is rarely accessed and stored for at least 180 days with flexible latency requirements (on the order of hours).</w:t>
      </w:r>
      <w:r w:rsidRPr="00B56BF4">
        <w:rPr>
          <w:rFonts w:ascii="Segoe UI" w:hAnsi="Segoe UI" w:cs="Segoe UI"/>
          <w:color w:val="000000"/>
          <w:sz w:val="22"/>
          <w:szCs w:val="22"/>
        </w:rPr>
        <w:t xml:space="preserve"> </w:t>
      </w:r>
      <w:r>
        <w:rPr>
          <w:rFonts w:ascii="Segoe UI" w:hAnsi="Segoe UI" w:cs="Segoe UI"/>
          <w:color w:val="000000"/>
          <w:sz w:val="22"/>
          <w:szCs w:val="22"/>
        </w:rPr>
        <w:t xml:space="preserve">Lower transition </w:t>
      </w:r>
      <w:r w:rsidR="00CB0A13">
        <w:rPr>
          <w:rFonts w:ascii="Segoe UI" w:hAnsi="Segoe UI" w:cs="Segoe UI"/>
          <w:color w:val="000000"/>
          <w:sz w:val="22"/>
          <w:szCs w:val="22"/>
        </w:rPr>
        <w:t>cost,</w:t>
      </w:r>
      <w:r>
        <w:rPr>
          <w:rFonts w:ascii="Segoe UI" w:hAnsi="Segoe UI" w:cs="Segoe UI"/>
          <w:color w:val="000000"/>
          <w:sz w:val="22"/>
          <w:szCs w:val="22"/>
        </w:rPr>
        <w:t xml:space="preserve"> higher transition cost</w:t>
      </w:r>
    </w:p>
    <w:p w14:paraId="2412E52B" w14:textId="77777777" w:rsidR="00B56BF4" w:rsidRDefault="00B56BF4" w:rsidP="00B56BF4">
      <w:pPr>
        <w:pStyle w:val="NormalWeb"/>
        <w:spacing w:before="0" w:beforeAutospacing="0" w:after="0" w:afterAutospacing="0"/>
        <w:ind w:left="720"/>
        <w:rPr>
          <w:rFonts w:ascii="Segoe UI" w:hAnsi="Segoe UI" w:cs="Segoe UI"/>
          <w:color w:val="000000" w:themeColor="text1"/>
          <w:sz w:val="22"/>
          <w:szCs w:val="22"/>
        </w:rPr>
      </w:pPr>
    </w:p>
    <w:p w14:paraId="26C81F82" w14:textId="77777777" w:rsidR="00374516" w:rsidRDefault="000C463B" w:rsidP="00891F6D">
      <w:pPr>
        <w:pStyle w:val="NormalWeb"/>
        <w:spacing w:before="0" w:beforeAutospacing="0" w:after="0" w:afterAutospacing="0"/>
        <w:rPr>
          <w:rFonts w:ascii="Segoe UI" w:hAnsi="Segoe UI" w:cs="Segoe UI"/>
          <w:b/>
          <w:color w:val="000000" w:themeColor="text1"/>
          <w:sz w:val="22"/>
          <w:szCs w:val="22"/>
        </w:rPr>
      </w:pPr>
      <w:r>
        <w:rPr>
          <w:rFonts w:ascii="Segoe UI" w:hAnsi="Segoe UI" w:cs="Segoe UI"/>
          <w:b/>
          <w:color w:val="000000" w:themeColor="text1"/>
          <w:sz w:val="22"/>
          <w:szCs w:val="22"/>
        </w:rPr>
        <w:t>Blob</w:t>
      </w:r>
    </w:p>
    <w:p w14:paraId="3C6AB88E" w14:textId="4DF303F0" w:rsidR="00966D39" w:rsidRDefault="00D22DFC" w:rsidP="00A16A36">
      <w:pPr>
        <w:pStyle w:val="NormalWeb"/>
        <w:numPr>
          <w:ilvl w:val="0"/>
          <w:numId w:val="76"/>
        </w:numPr>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A file of any type and size.</w:t>
      </w:r>
    </w:p>
    <w:p w14:paraId="60FF85D0" w14:textId="483254FB" w:rsidR="00D22DFC" w:rsidRPr="00467E93" w:rsidRDefault="00D22DFC" w:rsidP="00A16A36">
      <w:pPr>
        <w:pStyle w:val="NormalWeb"/>
        <w:numPr>
          <w:ilvl w:val="0"/>
          <w:numId w:val="76"/>
        </w:numPr>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Azure storage offers three types of blobs</w:t>
      </w:r>
    </w:p>
    <w:p w14:paraId="1FD8E00B" w14:textId="650009EB" w:rsidR="00CE26F8" w:rsidRDefault="00CE26F8" w:rsidP="00A969F2">
      <w:pPr>
        <w:pStyle w:val="NormalWeb"/>
        <w:spacing w:before="0" w:beforeAutospacing="0" w:after="0" w:afterAutospacing="0"/>
        <w:rPr>
          <w:rFonts w:ascii="Segoe UI" w:hAnsi="Segoe UI" w:cs="Segoe UI"/>
          <w:color w:val="000000" w:themeColor="text1"/>
          <w:sz w:val="22"/>
          <w:szCs w:val="22"/>
        </w:rPr>
      </w:pPr>
      <w:r w:rsidRPr="000C463B">
        <w:rPr>
          <w:rFonts w:ascii="Segoe UI" w:hAnsi="Segoe UI" w:cs="Segoe UI"/>
          <w:b/>
          <w:color w:val="000000" w:themeColor="text1"/>
          <w:sz w:val="22"/>
          <w:szCs w:val="22"/>
        </w:rPr>
        <w:t>Block Blob</w:t>
      </w:r>
      <w:r w:rsidR="00966D39" w:rsidRPr="000C463B">
        <w:rPr>
          <w:rFonts w:ascii="Segoe UI" w:hAnsi="Segoe UI" w:cs="Segoe UI"/>
          <w:color w:val="000000" w:themeColor="text1"/>
          <w:sz w:val="22"/>
          <w:szCs w:val="22"/>
        </w:rPr>
        <w:t xml:space="preserve"> </w:t>
      </w:r>
    </w:p>
    <w:p w14:paraId="5B80CAD4" w14:textId="4D5D9041" w:rsidR="00FD02BB" w:rsidRDefault="004E0C4D" w:rsidP="00A16A36">
      <w:pPr>
        <w:pStyle w:val="NormalWeb"/>
        <w:numPr>
          <w:ilvl w:val="0"/>
          <w:numId w:val="54"/>
        </w:numPr>
        <w:spacing w:before="0" w:beforeAutospacing="0" w:after="0" w:afterAutospacing="0"/>
        <w:rPr>
          <w:ins w:id="36" w:author="Ashok M" w:date="2020-07-07T17:32:00Z"/>
          <w:rFonts w:ascii="Segoe UI" w:hAnsi="Segoe UI" w:cs="Segoe UI"/>
          <w:color w:val="000000" w:themeColor="text1"/>
          <w:sz w:val="22"/>
          <w:szCs w:val="22"/>
        </w:rPr>
      </w:pPr>
      <w:r>
        <w:rPr>
          <w:rFonts w:ascii="Segoe UI" w:hAnsi="Segoe UI" w:cs="Segoe UI"/>
          <w:color w:val="000000" w:themeColor="text1"/>
          <w:sz w:val="22"/>
          <w:szCs w:val="22"/>
        </w:rPr>
        <w:t>Used for storing text or binary files, such as do</w:t>
      </w:r>
      <w:r w:rsidR="00895781">
        <w:rPr>
          <w:rFonts w:ascii="Segoe UI" w:hAnsi="Segoe UI" w:cs="Segoe UI"/>
          <w:color w:val="000000" w:themeColor="text1"/>
          <w:sz w:val="22"/>
          <w:szCs w:val="22"/>
        </w:rPr>
        <w:t>cuments and media files.</w:t>
      </w:r>
    </w:p>
    <w:p w14:paraId="10660917" w14:textId="77777777" w:rsidR="00157C68" w:rsidRDefault="00157C68" w:rsidP="00157C68">
      <w:pPr>
        <w:pStyle w:val="NormalWeb"/>
        <w:numPr>
          <w:ilvl w:val="0"/>
          <w:numId w:val="54"/>
        </w:numPr>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Each block can be a different size, up to a maximum of 100 MB.</w:t>
      </w:r>
    </w:p>
    <w:p w14:paraId="377143A2" w14:textId="4F11A2D2" w:rsidR="00895781" w:rsidRDefault="00895781" w:rsidP="00157C68">
      <w:pPr>
        <w:pStyle w:val="NormalWeb"/>
        <w:numPr>
          <w:ilvl w:val="0"/>
          <w:numId w:val="54"/>
        </w:numPr>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 xml:space="preserve">A single block blob </w:t>
      </w:r>
      <w:r w:rsidR="00C01ECC">
        <w:rPr>
          <w:rFonts w:ascii="Segoe UI" w:hAnsi="Segoe UI" w:cs="Segoe UI"/>
          <w:color w:val="000000" w:themeColor="text1"/>
          <w:sz w:val="22"/>
          <w:szCs w:val="22"/>
        </w:rPr>
        <w:t xml:space="preserve">can contain up to 50,000 blocks. Individual </w:t>
      </w:r>
      <w:r w:rsidR="00F42E29">
        <w:rPr>
          <w:rFonts w:ascii="Segoe UI" w:hAnsi="Segoe UI" w:cs="Segoe UI"/>
          <w:color w:val="000000" w:themeColor="text1"/>
          <w:sz w:val="22"/>
          <w:szCs w:val="22"/>
        </w:rPr>
        <w:t xml:space="preserve">blocks bobs </w:t>
      </w:r>
      <w:r w:rsidR="004347D1">
        <w:rPr>
          <w:rFonts w:ascii="Segoe UI" w:hAnsi="Segoe UI" w:cs="Segoe UI"/>
          <w:color w:val="000000" w:themeColor="text1"/>
          <w:sz w:val="22"/>
          <w:szCs w:val="22"/>
        </w:rPr>
        <w:t>can be up to 4.75 TB in size (</w:t>
      </w:r>
      <w:r w:rsidR="00891E52">
        <w:rPr>
          <w:rFonts w:ascii="Segoe UI" w:hAnsi="Segoe UI" w:cs="Segoe UI"/>
          <w:color w:val="000000" w:themeColor="text1"/>
          <w:sz w:val="22"/>
          <w:szCs w:val="22"/>
        </w:rPr>
        <w:t>100MBx 50,000</w:t>
      </w:r>
      <w:r w:rsidR="004347D1">
        <w:rPr>
          <w:rFonts w:ascii="Segoe UI" w:hAnsi="Segoe UI" w:cs="Segoe UI"/>
          <w:color w:val="000000" w:themeColor="text1"/>
          <w:sz w:val="22"/>
          <w:szCs w:val="22"/>
        </w:rPr>
        <w:t>)</w:t>
      </w:r>
    </w:p>
    <w:p w14:paraId="668E8BD7" w14:textId="39669082" w:rsidR="00916F2D" w:rsidRPr="000C463B" w:rsidRDefault="00891E52" w:rsidP="00A16A36">
      <w:pPr>
        <w:pStyle w:val="NormalWeb"/>
        <w:numPr>
          <w:ilvl w:val="0"/>
          <w:numId w:val="54"/>
        </w:numPr>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With a block blob</w:t>
      </w:r>
      <w:r w:rsidR="00114BD9">
        <w:rPr>
          <w:rFonts w:ascii="Segoe UI" w:hAnsi="Segoe UI" w:cs="Segoe UI"/>
          <w:color w:val="000000" w:themeColor="text1"/>
          <w:sz w:val="22"/>
          <w:szCs w:val="22"/>
        </w:rPr>
        <w:t xml:space="preserve">, you can upload multiple blocks in parallel to decrease </w:t>
      </w:r>
      <w:r w:rsidR="00916F2D">
        <w:rPr>
          <w:rFonts w:ascii="Segoe UI" w:hAnsi="Segoe UI" w:cs="Segoe UI"/>
          <w:color w:val="000000" w:themeColor="text1"/>
          <w:sz w:val="22"/>
          <w:szCs w:val="22"/>
        </w:rPr>
        <w:t>upload time.</w:t>
      </w:r>
    </w:p>
    <w:p w14:paraId="7B21C514" w14:textId="31DBD851" w:rsidR="00CE26F8" w:rsidRDefault="00CE26F8" w:rsidP="002E2952">
      <w:pPr>
        <w:pStyle w:val="NormalWeb"/>
        <w:spacing w:before="0" w:beforeAutospacing="0" w:after="0" w:afterAutospacing="0"/>
        <w:rPr>
          <w:rFonts w:ascii="Segoe UI" w:hAnsi="Segoe UI" w:cs="Segoe UI"/>
          <w:color w:val="000000" w:themeColor="text1"/>
          <w:sz w:val="22"/>
          <w:szCs w:val="22"/>
        </w:rPr>
      </w:pPr>
      <w:r w:rsidRPr="000C463B">
        <w:rPr>
          <w:rFonts w:ascii="Segoe UI" w:hAnsi="Segoe UI" w:cs="Segoe UI"/>
          <w:b/>
          <w:color w:val="000000" w:themeColor="text1"/>
          <w:sz w:val="22"/>
          <w:szCs w:val="22"/>
        </w:rPr>
        <w:t>Append Blob</w:t>
      </w:r>
      <w:r w:rsidR="00966D39" w:rsidRPr="000C463B">
        <w:rPr>
          <w:rFonts w:ascii="Segoe UI" w:hAnsi="Segoe UI" w:cs="Segoe UI"/>
          <w:color w:val="000000" w:themeColor="text1"/>
          <w:sz w:val="22"/>
          <w:szCs w:val="22"/>
        </w:rPr>
        <w:t xml:space="preserve"> </w:t>
      </w:r>
    </w:p>
    <w:p w14:paraId="5A065E43" w14:textId="7CFE3ECA" w:rsidR="00916F2D" w:rsidRDefault="00916F2D" w:rsidP="00A16A36">
      <w:pPr>
        <w:pStyle w:val="NormalWeb"/>
        <w:numPr>
          <w:ilvl w:val="0"/>
          <w:numId w:val="55"/>
        </w:numPr>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 xml:space="preserve">Each block in an </w:t>
      </w:r>
      <w:r w:rsidR="00C10E80">
        <w:rPr>
          <w:rFonts w:ascii="Segoe UI" w:hAnsi="Segoe UI" w:cs="Segoe UI"/>
          <w:color w:val="000000" w:themeColor="text1"/>
          <w:sz w:val="22"/>
          <w:szCs w:val="22"/>
        </w:rPr>
        <w:t>append blob can be a different size</w:t>
      </w:r>
      <w:r w:rsidR="00F15F02">
        <w:rPr>
          <w:rFonts w:ascii="Segoe UI" w:hAnsi="Segoe UI" w:cs="Segoe UI"/>
          <w:color w:val="000000" w:themeColor="text1"/>
          <w:sz w:val="22"/>
          <w:szCs w:val="22"/>
        </w:rPr>
        <w:t>, up to a maximum of 4 MB</w:t>
      </w:r>
    </w:p>
    <w:p w14:paraId="4A19870B" w14:textId="579EF2CA" w:rsidR="00136956" w:rsidRDefault="00136956" w:rsidP="00A16A36">
      <w:pPr>
        <w:pStyle w:val="NormalWeb"/>
        <w:numPr>
          <w:ilvl w:val="0"/>
          <w:numId w:val="55"/>
        </w:numPr>
        <w:spacing w:before="0" w:beforeAutospacing="0" w:after="0" w:afterAutospacing="0"/>
        <w:rPr>
          <w:rFonts w:ascii="Segoe UI" w:hAnsi="Segoe UI" w:cs="Segoe UI"/>
          <w:color w:val="000000" w:themeColor="text1"/>
          <w:sz w:val="22"/>
          <w:szCs w:val="22"/>
        </w:rPr>
      </w:pPr>
      <w:r w:rsidRPr="00136956">
        <w:rPr>
          <w:rFonts w:ascii="Segoe UI" w:hAnsi="Segoe UI" w:cs="Segoe UI"/>
          <w:color w:val="000000" w:themeColor="text1"/>
          <w:sz w:val="22"/>
          <w:szCs w:val="22"/>
        </w:rPr>
        <w:t>are made up of blocks like block blobs, but are optimized for append operations. Append blobs are ideal for scenarios such as logging data from virtual machines.</w:t>
      </w:r>
    </w:p>
    <w:p w14:paraId="7B62A42E" w14:textId="4FCEC2F1" w:rsidR="009322C8" w:rsidRDefault="009322C8" w:rsidP="00A16A36">
      <w:pPr>
        <w:pStyle w:val="NormalWeb"/>
        <w:numPr>
          <w:ilvl w:val="0"/>
          <w:numId w:val="55"/>
        </w:numPr>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 xml:space="preserve">A single append blob can contain up to </w:t>
      </w:r>
      <w:r w:rsidR="001C1D1B">
        <w:rPr>
          <w:rFonts w:ascii="Segoe UI" w:hAnsi="Segoe UI" w:cs="Segoe UI"/>
          <w:color w:val="000000" w:themeColor="text1"/>
          <w:sz w:val="22"/>
          <w:szCs w:val="22"/>
        </w:rPr>
        <w:t>50,000 blocks for a total size of sli</w:t>
      </w:r>
      <w:r w:rsidR="004B786D">
        <w:rPr>
          <w:rFonts w:ascii="Segoe UI" w:hAnsi="Segoe UI" w:cs="Segoe UI"/>
          <w:color w:val="000000" w:themeColor="text1"/>
          <w:sz w:val="22"/>
          <w:szCs w:val="22"/>
        </w:rPr>
        <w:t>ghtly more than 195GB (4MB x 50,000)</w:t>
      </w:r>
    </w:p>
    <w:p w14:paraId="2C45A7A7" w14:textId="66D628E5" w:rsidR="00CE26F8" w:rsidRDefault="00CE26F8" w:rsidP="002E2952">
      <w:pPr>
        <w:pStyle w:val="NormalWeb"/>
        <w:spacing w:before="0" w:beforeAutospacing="0" w:after="0" w:afterAutospacing="0"/>
        <w:rPr>
          <w:rFonts w:ascii="Segoe UI" w:hAnsi="Segoe UI" w:cs="Segoe UI"/>
          <w:color w:val="000000" w:themeColor="text1"/>
          <w:sz w:val="22"/>
          <w:szCs w:val="22"/>
        </w:rPr>
      </w:pPr>
      <w:r w:rsidRPr="000C463B">
        <w:rPr>
          <w:rFonts w:ascii="Segoe UI" w:hAnsi="Segoe UI" w:cs="Segoe UI"/>
          <w:b/>
          <w:color w:val="000000" w:themeColor="text1"/>
          <w:sz w:val="22"/>
          <w:szCs w:val="22"/>
        </w:rPr>
        <w:t>Page Blob</w:t>
      </w:r>
      <w:r w:rsidR="00966D39" w:rsidRPr="000C463B">
        <w:rPr>
          <w:rFonts w:ascii="Segoe UI" w:hAnsi="Segoe UI" w:cs="Segoe UI"/>
          <w:color w:val="000000" w:themeColor="text1"/>
          <w:sz w:val="22"/>
          <w:szCs w:val="22"/>
        </w:rPr>
        <w:t xml:space="preserve"> </w:t>
      </w:r>
    </w:p>
    <w:p w14:paraId="423EC41F" w14:textId="758C388E" w:rsidR="004B780B" w:rsidRDefault="004B780B" w:rsidP="004B780B">
      <w:pPr>
        <w:pStyle w:val="NormalWeb"/>
        <w:numPr>
          <w:ilvl w:val="0"/>
          <w:numId w:val="56"/>
        </w:numPr>
        <w:spacing w:before="0" w:beforeAutospacing="0" w:after="0" w:afterAutospacing="0"/>
        <w:rPr>
          <w:rFonts w:ascii="Segoe UI" w:hAnsi="Segoe UI" w:cs="Segoe UI"/>
          <w:color w:val="000000" w:themeColor="text1"/>
          <w:sz w:val="22"/>
          <w:szCs w:val="22"/>
        </w:rPr>
      </w:pPr>
      <w:r w:rsidRPr="004B780B">
        <w:rPr>
          <w:rFonts w:ascii="Segoe UI" w:hAnsi="Segoe UI" w:cs="Segoe UI"/>
          <w:color w:val="000000" w:themeColor="text1"/>
          <w:sz w:val="22"/>
          <w:szCs w:val="22"/>
        </w:rPr>
        <w:t>store random access files up to 8 TB in size. Page blobs store virtual hard drive (VHD) files and serve as disks for Azure virtual machines.</w:t>
      </w:r>
    </w:p>
    <w:p w14:paraId="222C21A7" w14:textId="77777777" w:rsidR="004B780B" w:rsidRDefault="004B780B" w:rsidP="004B780B">
      <w:pPr>
        <w:pStyle w:val="NormalWeb"/>
        <w:numPr>
          <w:ilvl w:val="0"/>
          <w:numId w:val="56"/>
        </w:numPr>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 xml:space="preserve">Page blob are a collection of 512-byte pages optimized for random read and write operations </w:t>
      </w:r>
    </w:p>
    <w:p w14:paraId="1213BB91" w14:textId="77777777" w:rsidR="004B780B" w:rsidRDefault="004B780B" w:rsidP="004B780B">
      <w:pPr>
        <w:pStyle w:val="NormalWeb"/>
        <w:numPr>
          <w:ilvl w:val="0"/>
          <w:numId w:val="56"/>
        </w:numPr>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Can be up to 8 TB in size, and are more efficient for frequent read/write operations</w:t>
      </w:r>
    </w:p>
    <w:p w14:paraId="1F6288F0" w14:textId="77777777" w:rsidR="004B780B" w:rsidRPr="004B780B" w:rsidRDefault="004B780B" w:rsidP="004B780B">
      <w:pPr>
        <w:pStyle w:val="NormalWeb"/>
        <w:spacing w:before="0" w:beforeAutospacing="0" w:after="0" w:afterAutospacing="0"/>
        <w:ind w:left="360"/>
        <w:rPr>
          <w:rFonts w:ascii="Segoe UI" w:hAnsi="Segoe UI" w:cs="Segoe UI"/>
          <w:color w:val="000000" w:themeColor="text1"/>
          <w:sz w:val="22"/>
          <w:szCs w:val="22"/>
        </w:rPr>
      </w:pPr>
    </w:p>
    <w:p w14:paraId="7A0DD2E7" w14:textId="77777777" w:rsidR="001121B2" w:rsidRDefault="001121B2" w:rsidP="00E868CF">
      <w:pPr>
        <w:pStyle w:val="NormalWeb"/>
        <w:spacing w:before="0" w:beforeAutospacing="0" w:after="0" w:afterAutospacing="0"/>
        <w:rPr>
          <w:rFonts w:ascii="Segoe UI" w:hAnsi="Segoe UI" w:cs="Segoe UI"/>
          <w:color w:val="000000" w:themeColor="text1"/>
          <w:sz w:val="22"/>
          <w:szCs w:val="22"/>
        </w:rPr>
      </w:pPr>
    </w:p>
    <w:p w14:paraId="6E8965C1" w14:textId="77777777" w:rsidR="0090460A" w:rsidRPr="0090460A" w:rsidRDefault="0090460A" w:rsidP="00E868CF">
      <w:pPr>
        <w:pStyle w:val="NormalWeb"/>
        <w:spacing w:before="0" w:beforeAutospacing="0" w:after="0" w:afterAutospacing="0"/>
        <w:rPr>
          <w:rFonts w:ascii="Segoe UI" w:hAnsi="Segoe UI" w:cs="Segoe UI"/>
          <w:color w:val="000000" w:themeColor="text1"/>
          <w:sz w:val="22"/>
          <w:szCs w:val="22"/>
        </w:rPr>
      </w:pPr>
      <w:r w:rsidRPr="0090460A">
        <w:rPr>
          <w:rFonts w:ascii="Segoe UI" w:hAnsi="Segoe UI" w:cs="Segoe UI"/>
          <w:color w:val="000000" w:themeColor="text1"/>
          <w:sz w:val="22"/>
          <w:szCs w:val="22"/>
        </w:rPr>
        <w:t>You can interact with Blob Storage through any of the below</w:t>
      </w:r>
    </w:p>
    <w:p w14:paraId="28119467" w14:textId="77777777" w:rsidR="0090460A" w:rsidRPr="0090460A" w:rsidRDefault="0090460A" w:rsidP="00E868CF">
      <w:pPr>
        <w:pStyle w:val="NormalWeb"/>
        <w:spacing w:before="0" w:beforeAutospacing="0" w:after="0" w:afterAutospacing="0"/>
        <w:rPr>
          <w:rFonts w:ascii="Segoe UI" w:hAnsi="Segoe UI" w:cs="Segoe UI"/>
          <w:color w:val="000000" w:themeColor="text1"/>
          <w:sz w:val="22"/>
          <w:szCs w:val="22"/>
        </w:rPr>
      </w:pPr>
    </w:p>
    <w:p w14:paraId="4576ED7D" w14:textId="77777777" w:rsidR="0090460A" w:rsidRPr="0090460A" w:rsidRDefault="0090460A" w:rsidP="00E868CF">
      <w:pPr>
        <w:pStyle w:val="NormalWeb"/>
        <w:spacing w:before="0" w:beforeAutospacing="0" w:after="0" w:afterAutospacing="0"/>
        <w:rPr>
          <w:rFonts w:ascii="Segoe UI" w:hAnsi="Segoe UI" w:cs="Segoe UI"/>
          <w:color w:val="000000" w:themeColor="text1"/>
          <w:sz w:val="22"/>
          <w:szCs w:val="22"/>
        </w:rPr>
      </w:pPr>
      <w:proofErr w:type="spellStart"/>
      <w:r w:rsidRPr="0090460A">
        <w:rPr>
          <w:rFonts w:ascii="Segoe UI" w:hAnsi="Segoe UI" w:cs="Segoe UI"/>
          <w:color w:val="000000" w:themeColor="text1"/>
          <w:sz w:val="22"/>
          <w:szCs w:val="22"/>
        </w:rPr>
        <w:t>AzCopy</w:t>
      </w:r>
      <w:proofErr w:type="spellEnd"/>
      <w:r w:rsidRPr="0090460A">
        <w:rPr>
          <w:rFonts w:ascii="Segoe UI" w:hAnsi="Segoe UI" w:cs="Segoe UI"/>
          <w:color w:val="000000" w:themeColor="text1"/>
          <w:sz w:val="22"/>
          <w:szCs w:val="22"/>
        </w:rPr>
        <w:t xml:space="preserve"> – a command-line interface to be downloaded locally</w:t>
      </w:r>
    </w:p>
    <w:p w14:paraId="7E81A57B" w14:textId="77777777" w:rsidR="0090460A" w:rsidRPr="0090460A" w:rsidRDefault="0090460A" w:rsidP="00E868CF">
      <w:pPr>
        <w:pStyle w:val="NormalWeb"/>
        <w:spacing w:before="0" w:beforeAutospacing="0" w:after="0" w:afterAutospacing="0"/>
        <w:rPr>
          <w:rFonts w:ascii="Segoe UI" w:hAnsi="Segoe UI" w:cs="Segoe UI"/>
          <w:color w:val="000000" w:themeColor="text1"/>
          <w:sz w:val="22"/>
          <w:szCs w:val="22"/>
        </w:rPr>
      </w:pPr>
      <w:r w:rsidRPr="0090460A">
        <w:rPr>
          <w:rFonts w:ascii="Segoe UI" w:hAnsi="Segoe UI" w:cs="Segoe UI"/>
          <w:color w:val="000000" w:themeColor="text1"/>
          <w:sz w:val="22"/>
          <w:szCs w:val="22"/>
        </w:rPr>
        <w:t>Azure Data Factory</w:t>
      </w:r>
    </w:p>
    <w:p w14:paraId="4EB64E0D" w14:textId="77777777" w:rsidR="0090460A" w:rsidRPr="0090460A" w:rsidRDefault="0090460A" w:rsidP="00E868CF">
      <w:pPr>
        <w:pStyle w:val="NormalWeb"/>
        <w:spacing w:before="0" w:beforeAutospacing="0" w:after="0" w:afterAutospacing="0"/>
        <w:rPr>
          <w:rFonts w:ascii="Segoe UI" w:hAnsi="Segoe UI" w:cs="Segoe UI"/>
          <w:color w:val="000000" w:themeColor="text1"/>
          <w:sz w:val="22"/>
          <w:szCs w:val="22"/>
        </w:rPr>
      </w:pPr>
      <w:r w:rsidRPr="0090460A">
        <w:rPr>
          <w:rFonts w:ascii="Segoe UI" w:hAnsi="Segoe UI" w:cs="Segoe UI"/>
          <w:color w:val="000000" w:themeColor="text1"/>
          <w:sz w:val="22"/>
          <w:szCs w:val="22"/>
        </w:rPr>
        <w:t>Azure SDKs (.NET, Java, Python etc.) – allowing you to interact with Azure Storage directly within Python or R</w:t>
      </w:r>
    </w:p>
    <w:p w14:paraId="42DD37FE" w14:textId="77777777" w:rsidR="0090460A" w:rsidRPr="0090460A" w:rsidRDefault="0090460A" w:rsidP="00E868CF">
      <w:pPr>
        <w:pStyle w:val="NormalWeb"/>
        <w:spacing w:before="0" w:beforeAutospacing="0" w:after="0" w:afterAutospacing="0"/>
        <w:rPr>
          <w:rFonts w:ascii="Segoe UI" w:hAnsi="Segoe UI" w:cs="Segoe UI"/>
          <w:color w:val="000000" w:themeColor="text1"/>
          <w:sz w:val="22"/>
          <w:szCs w:val="22"/>
        </w:rPr>
      </w:pPr>
      <w:r w:rsidRPr="0090460A">
        <w:rPr>
          <w:rFonts w:ascii="Segoe UI" w:hAnsi="Segoe UI" w:cs="Segoe UI"/>
          <w:color w:val="000000" w:themeColor="text1"/>
          <w:sz w:val="22"/>
          <w:szCs w:val="22"/>
        </w:rPr>
        <w:t>Azure Data Box Disk</w:t>
      </w:r>
    </w:p>
    <w:p w14:paraId="17EDAF4F" w14:textId="7F60D3E3" w:rsidR="0090460A" w:rsidRDefault="0090460A" w:rsidP="001121B2">
      <w:pPr>
        <w:pStyle w:val="NormalWeb"/>
        <w:spacing w:before="0" w:beforeAutospacing="0" w:after="0" w:afterAutospacing="0"/>
        <w:rPr>
          <w:rFonts w:ascii="Segoe UI" w:hAnsi="Segoe UI" w:cs="Segoe UI"/>
          <w:color w:val="000000" w:themeColor="text1"/>
          <w:sz w:val="22"/>
          <w:szCs w:val="22"/>
        </w:rPr>
      </w:pPr>
      <w:r w:rsidRPr="0090460A">
        <w:rPr>
          <w:rFonts w:ascii="Segoe UI" w:hAnsi="Segoe UI" w:cs="Segoe UI"/>
          <w:color w:val="000000" w:themeColor="text1"/>
          <w:sz w:val="22"/>
          <w:szCs w:val="22"/>
        </w:rPr>
        <w:t>Azure Import/Export service</w:t>
      </w:r>
    </w:p>
    <w:p w14:paraId="40ADA1ED" w14:textId="77777777" w:rsidR="001121B2" w:rsidRPr="000C463B" w:rsidRDefault="001121B2" w:rsidP="00E868CF">
      <w:pPr>
        <w:pStyle w:val="NormalWeb"/>
        <w:spacing w:before="0" w:beforeAutospacing="0" w:after="0" w:afterAutospacing="0"/>
        <w:rPr>
          <w:rFonts w:ascii="Segoe UI" w:hAnsi="Segoe UI" w:cs="Segoe UI"/>
          <w:color w:val="000000" w:themeColor="text1"/>
          <w:sz w:val="22"/>
          <w:szCs w:val="22"/>
        </w:rPr>
      </w:pPr>
    </w:p>
    <w:p w14:paraId="07550AF1" w14:textId="649182E9" w:rsidR="00D11841" w:rsidRPr="00467E93" w:rsidRDefault="00D11841" w:rsidP="00891F6D">
      <w:pPr>
        <w:pStyle w:val="NormalWeb"/>
        <w:spacing w:before="0" w:beforeAutospacing="0" w:after="0" w:afterAutospacing="0"/>
        <w:rPr>
          <w:rFonts w:ascii="Segoe UI" w:hAnsi="Segoe UI" w:cs="Segoe UI"/>
          <w:color w:val="000000" w:themeColor="text1"/>
          <w:sz w:val="22"/>
          <w:szCs w:val="22"/>
        </w:rPr>
      </w:pPr>
    </w:p>
    <w:p w14:paraId="172B022A" w14:textId="304B3D25" w:rsidR="00F927E1" w:rsidRPr="002C71F0" w:rsidRDefault="004043EF" w:rsidP="003412E5">
      <w:pPr>
        <w:pStyle w:val="Heading2"/>
        <w:rPr>
          <w:rFonts w:ascii="Segoe UI" w:hAnsi="Segoe UI" w:cs="Segoe UI"/>
          <w:bCs/>
          <w:color w:val="2683C6" w:themeColor="accent2"/>
          <w:sz w:val="22"/>
          <w:szCs w:val="22"/>
        </w:rPr>
      </w:pPr>
      <w:bookmarkStart w:id="37" w:name="_Toc8945454"/>
      <w:r w:rsidRPr="002C71F0">
        <w:rPr>
          <w:rFonts w:ascii="Segoe UI" w:hAnsi="Segoe UI" w:cs="Segoe UI"/>
          <w:bCs/>
          <w:color w:val="2683C6" w:themeColor="accent2"/>
          <w:sz w:val="22"/>
          <w:szCs w:val="22"/>
        </w:rPr>
        <w:t>Queue</w:t>
      </w:r>
      <w:bookmarkEnd w:id="37"/>
    </w:p>
    <w:p w14:paraId="6F4F340E" w14:textId="57063B41" w:rsidR="003E3FFA" w:rsidRDefault="004043EF" w:rsidP="00A16A36">
      <w:pPr>
        <w:pStyle w:val="NormalWeb"/>
        <w:numPr>
          <w:ilvl w:val="0"/>
          <w:numId w:val="83"/>
        </w:numPr>
        <w:spacing w:before="0" w:beforeAutospacing="0" w:after="0" w:afterAutospacing="0"/>
        <w:ind w:left="357" w:hanging="357"/>
        <w:rPr>
          <w:rFonts w:ascii="Segoe UI" w:hAnsi="Segoe UI" w:cs="Segoe UI"/>
          <w:color w:val="000000" w:themeColor="text1"/>
          <w:sz w:val="22"/>
          <w:szCs w:val="22"/>
        </w:rPr>
      </w:pPr>
      <w:r w:rsidRPr="00467E93">
        <w:rPr>
          <w:rFonts w:ascii="Segoe UI" w:hAnsi="Segoe UI" w:cs="Segoe UI"/>
          <w:color w:val="000000" w:themeColor="text1"/>
          <w:sz w:val="22"/>
          <w:szCs w:val="22"/>
        </w:rPr>
        <w:t xml:space="preserve">Azure Queue Storage is service for storing large number of </w:t>
      </w:r>
      <w:r w:rsidR="007F7E53" w:rsidRPr="00467E93">
        <w:rPr>
          <w:rFonts w:ascii="Segoe UI" w:hAnsi="Segoe UI" w:cs="Segoe UI"/>
          <w:b/>
          <w:color w:val="000000" w:themeColor="text1"/>
          <w:sz w:val="22"/>
          <w:szCs w:val="22"/>
        </w:rPr>
        <w:t>M</w:t>
      </w:r>
      <w:r w:rsidRPr="00467E93">
        <w:rPr>
          <w:rFonts w:ascii="Segoe UI" w:hAnsi="Segoe UI" w:cs="Segoe UI"/>
          <w:b/>
          <w:color w:val="000000" w:themeColor="text1"/>
          <w:sz w:val="22"/>
          <w:szCs w:val="22"/>
        </w:rPr>
        <w:t>essages</w:t>
      </w:r>
      <w:r w:rsidRPr="00467E93">
        <w:rPr>
          <w:rFonts w:ascii="Segoe UI" w:hAnsi="Segoe UI" w:cs="Segoe UI"/>
          <w:color w:val="000000" w:themeColor="text1"/>
          <w:sz w:val="22"/>
          <w:szCs w:val="22"/>
        </w:rPr>
        <w:t xml:space="preserve"> that can be accessed from anywhere in the world via authenticated call using HTTP or HTTPS.</w:t>
      </w:r>
    </w:p>
    <w:p w14:paraId="251C082D" w14:textId="5989219A" w:rsidR="003E3FFA" w:rsidRDefault="009E6EF5" w:rsidP="00A16A36">
      <w:pPr>
        <w:pStyle w:val="NormalWeb"/>
        <w:numPr>
          <w:ilvl w:val="0"/>
          <w:numId w:val="83"/>
        </w:numPr>
        <w:spacing w:before="0" w:beforeAutospacing="0" w:after="0" w:afterAutospacing="0"/>
        <w:ind w:left="357" w:hanging="357"/>
        <w:rPr>
          <w:rFonts w:ascii="Segoe UI" w:hAnsi="Segoe UI" w:cs="Segoe UI"/>
          <w:color w:val="000000" w:themeColor="text1"/>
          <w:sz w:val="22"/>
          <w:szCs w:val="22"/>
        </w:rPr>
      </w:pPr>
      <w:r>
        <w:rPr>
          <w:rFonts w:ascii="Segoe UI" w:hAnsi="Segoe UI" w:cs="Segoe UI"/>
          <w:color w:val="000000" w:themeColor="text1"/>
          <w:sz w:val="22"/>
          <w:szCs w:val="22"/>
        </w:rPr>
        <w:t>The azure queues storage service provides tempo</w:t>
      </w:r>
      <w:r w:rsidR="006A24DB">
        <w:rPr>
          <w:rFonts w:ascii="Segoe UI" w:hAnsi="Segoe UI" w:cs="Segoe UI"/>
          <w:color w:val="000000" w:themeColor="text1"/>
          <w:sz w:val="22"/>
          <w:szCs w:val="22"/>
        </w:rPr>
        <w:t>rary messaging store.</w:t>
      </w:r>
    </w:p>
    <w:p w14:paraId="51694DD1" w14:textId="0A2CAF56" w:rsidR="00D11841" w:rsidRPr="00467E93" w:rsidRDefault="004043EF" w:rsidP="00A16A36">
      <w:pPr>
        <w:pStyle w:val="NormalWeb"/>
        <w:numPr>
          <w:ilvl w:val="0"/>
          <w:numId w:val="83"/>
        </w:numPr>
        <w:spacing w:before="0" w:beforeAutospacing="0" w:after="0" w:afterAutospacing="0"/>
        <w:ind w:left="357" w:hanging="357"/>
        <w:rPr>
          <w:rFonts w:ascii="Segoe UI" w:hAnsi="Segoe UI" w:cs="Segoe UI"/>
          <w:color w:val="000000" w:themeColor="text1"/>
          <w:sz w:val="22"/>
          <w:szCs w:val="22"/>
        </w:rPr>
      </w:pPr>
      <w:r w:rsidRPr="00467E93">
        <w:rPr>
          <w:rFonts w:ascii="Segoe UI" w:hAnsi="Segoe UI" w:cs="Segoe UI"/>
          <w:color w:val="000000" w:themeColor="text1"/>
          <w:sz w:val="22"/>
          <w:szCs w:val="22"/>
        </w:rPr>
        <w:t>A single</w:t>
      </w:r>
      <w:r w:rsidR="00D11841" w:rsidRPr="00467E93">
        <w:rPr>
          <w:rFonts w:ascii="Segoe UI" w:hAnsi="Segoe UI" w:cs="Segoe UI"/>
          <w:color w:val="000000" w:themeColor="text1"/>
          <w:sz w:val="22"/>
          <w:szCs w:val="22"/>
        </w:rPr>
        <w:t xml:space="preserve"> queue</w:t>
      </w:r>
      <w:r w:rsidRPr="00467E93">
        <w:rPr>
          <w:rFonts w:ascii="Segoe UI" w:hAnsi="Segoe UI" w:cs="Segoe UI"/>
          <w:color w:val="000000" w:themeColor="text1"/>
          <w:sz w:val="22"/>
          <w:szCs w:val="22"/>
        </w:rPr>
        <w:t xml:space="preserve"> message</w:t>
      </w:r>
      <w:r w:rsidR="00D11841" w:rsidRPr="00467E93">
        <w:rPr>
          <w:rFonts w:ascii="Segoe UI" w:hAnsi="Segoe UI" w:cs="Segoe UI"/>
          <w:color w:val="000000" w:themeColor="text1"/>
          <w:sz w:val="22"/>
          <w:szCs w:val="22"/>
        </w:rPr>
        <w:t xml:space="preserve"> can be up to 64KB in size, and queue can contain millions of messages, up to total capacity limits of a storage account.</w:t>
      </w:r>
    </w:p>
    <w:p w14:paraId="7353E3DE" w14:textId="09644B03" w:rsidR="004D1682" w:rsidRPr="00467E93" w:rsidRDefault="00352583" w:rsidP="00A16A36">
      <w:pPr>
        <w:pStyle w:val="NormalWeb"/>
        <w:numPr>
          <w:ilvl w:val="0"/>
          <w:numId w:val="83"/>
        </w:numPr>
        <w:spacing w:before="0" w:beforeAutospacing="0" w:after="0" w:afterAutospacing="0"/>
        <w:ind w:left="357" w:hanging="357"/>
        <w:rPr>
          <w:rFonts w:ascii="Segoe UI" w:hAnsi="Segoe UI" w:cs="Segoe UI"/>
          <w:color w:val="000000" w:themeColor="text1"/>
          <w:sz w:val="22"/>
          <w:szCs w:val="22"/>
        </w:rPr>
      </w:pPr>
      <w:r w:rsidRPr="00467E93">
        <w:rPr>
          <w:rFonts w:ascii="Segoe UI" w:hAnsi="Segoe UI" w:cs="Segoe UI"/>
          <w:color w:val="000000" w:themeColor="text1"/>
          <w:sz w:val="22"/>
          <w:szCs w:val="22"/>
        </w:rPr>
        <w:lastRenderedPageBreak/>
        <w:t xml:space="preserve">Queue Storage enables messages queueing for large workloads in simple, cost-effective </w:t>
      </w:r>
      <w:r w:rsidR="001C6AC3" w:rsidRPr="00467E93">
        <w:rPr>
          <w:rFonts w:ascii="Segoe UI" w:hAnsi="Segoe UI" w:cs="Segoe UI"/>
          <w:color w:val="000000" w:themeColor="text1"/>
          <w:sz w:val="22"/>
          <w:szCs w:val="22"/>
        </w:rPr>
        <w:t>and durable manner</w:t>
      </w:r>
    </w:p>
    <w:p w14:paraId="486A56ED" w14:textId="179A0218" w:rsidR="00B27A0C" w:rsidRPr="00467E93" w:rsidRDefault="00B27A0C" w:rsidP="00891F6D">
      <w:pPr>
        <w:pStyle w:val="NormalWeb"/>
        <w:spacing w:before="0" w:beforeAutospacing="0" w:after="0" w:afterAutospacing="0"/>
        <w:rPr>
          <w:rFonts w:ascii="Segoe UI" w:hAnsi="Segoe UI" w:cs="Segoe UI"/>
          <w:color w:val="000000" w:themeColor="text1"/>
          <w:sz w:val="22"/>
          <w:szCs w:val="22"/>
        </w:rPr>
      </w:pPr>
    </w:p>
    <w:p w14:paraId="1D3E3CD5" w14:textId="77777777" w:rsidR="004A425E" w:rsidRPr="002C71F0" w:rsidRDefault="004A425E" w:rsidP="004A425E">
      <w:pPr>
        <w:pStyle w:val="NormalWeb"/>
        <w:spacing w:before="0" w:beforeAutospacing="0" w:after="0" w:afterAutospacing="0"/>
        <w:rPr>
          <w:rFonts w:ascii="Segoe UI" w:hAnsi="Segoe UI" w:cs="Segoe UI"/>
          <w:b/>
          <w:bCs/>
          <w:color w:val="000000" w:themeColor="text1"/>
          <w:sz w:val="22"/>
          <w:szCs w:val="22"/>
        </w:rPr>
      </w:pPr>
      <w:r w:rsidRPr="002C71F0">
        <w:rPr>
          <w:rFonts w:ascii="Segoe UI" w:hAnsi="Segoe UI" w:cs="Segoe UI"/>
          <w:b/>
          <w:bCs/>
          <w:color w:val="000000" w:themeColor="text1"/>
          <w:sz w:val="22"/>
          <w:szCs w:val="22"/>
        </w:rPr>
        <w:t>What are the advantages of Azure Queue storage?</w:t>
      </w:r>
    </w:p>
    <w:p w14:paraId="77B069F4" w14:textId="77777777" w:rsidR="004A425E" w:rsidRPr="004A425E" w:rsidRDefault="004A425E" w:rsidP="00A16A36">
      <w:pPr>
        <w:pStyle w:val="NormalWeb"/>
        <w:numPr>
          <w:ilvl w:val="0"/>
          <w:numId w:val="84"/>
        </w:numPr>
        <w:spacing w:before="0" w:beforeAutospacing="0" w:after="0" w:afterAutospacing="0"/>
        <w:rPr>
          <w:rFonts w:ascii="Segoe UI" w:hAnsi="Segoe UI" w:cs="Segoe UI"/>
          <w:color w:val="000000" w:themeColor="text1"/>
          <w:sz w:val="22"/>
          <w:szCs w:val="22"/>
        </w:rPr>
      </w:pPr>
      <w:r w:rsidRPr="004A425E">
        <w:rPr>
          <w:rFonts w:ascii="Segoe UI" w:hAnsi="Segoe UI" w:cs="Segoe UI"/>
          <w:color w:val="000000" w:themeColor="text1"/>
          <w:sz w:val="22"/>
          <w:szCs w:val="22"/>
        </w:rPr>
        <w:t>Enables users to build flexible apps and separate functions for greater durability</w:t>
      </w:r>
    </w:p>
    <w:p w14:paraId="45DDA6C8" w14:textId="77777777" w:rsidR="004A425E" w:rsidRPr="004A425E" w:rsidRDefault="004A425E" w:rsidP="00A16A36">
      <w:pPr>
        <w:pStyle w:val="NormalWeb"/>
        <w:numPr>
          <w:ilvl w:val="0"/>
          <w:numId w:val="84"/>
        </w:numPr>
        <w:spacing w:before="0" w:beforeAutospacing="0" w:after="0" w:afterAutospacing="0"/>
        <w:rPr>
          <w:rFonts w:ascii="Segoe UI" w:hAnsi="Segoe UI" w:cs="Segoe UI"/>
          <w:color w:val="000000" w:themeColor="text1"/>
          <w:sz w:val="22"/>
          <w:szCs w:val="22"/>
        </w:rPr>
      </w:pPr>
      <w:r w:rsidRPr="004A425E">
        <w:rPr>
          <w:rFonts w:ascii="Segoe UI" w:hAnsi="Segoe UI" w:cs="Segoe UI"/>
          <w:color w:val="000000" w:themeColor="text1"/>
          <w:sz w:val="22"/>
          <w:szCs w:val="22"/>
        </w:rPr>
        <w:t>It provides rich client libraries for java, Android, C++, PHP, Ruby, Etc.</w:t>
      </w:r>
    </w:p>
    <w:p w14:paraId="63542B48" w14:textId="77777777" w:rsidR="004A425E" w:rsidRPr="004A425E" w:rsidRDefault="004A425E" w:rsidP="00A16A36">
      <w:pPr>
        <w:pStyle w:val="NormalWeb"/>
        <w:numPr>
          <w:ilvl w:val="0"/>
          <w:numId w:val="84"/>
        </w:numPr>
        <w:spacing w:before="0" w:beforeAutospacing="0" w:after="0" w:afterAutospacing="0"/>
        <w:rPr>
          <w:rFonts w:ascii="Segoe UI" w:hAnsi="Segoe UI" w:cs="Segoe UI"/>
          <w:color w:val="000000" w:themeColor="text1"/>
          <w:sz w:val="22"/>
          <w:szCs w:val="22"/>
        </w:rPr>
      </w:pPr>
      <w:r w:rsidRPr="004A425E">
        <w:rPr>
          <w:rFonts w:ascii="Segoe UI" w:hAnsi="Segoe UI" w:cs="Segoe UI"/>
          <w:color w:val="000000" w:themeColor="text1"/>
          <w:sz w:val="22"/>
          <w:szCs w:val="22"/>
        </w:rPr>
        <w:t>Ensures users’ applications are scalable and less prone to individual component failure.</w:t>
      </w:r>
    </w:p>
    <w:p w14:paraId="2F0AE931" w14:textId="2F0D6730" w:rsidR="00B27A0C" w:rsidRPr="00467E93" w:rsidRDefault="004A425E" w:rsidP="00A16A36">
      <w:pPr>
        <w:pStyle w:val="NormalWeb"/>
        <w:numPr>
          <w:ilvl w:val="0"/>
          <w:numId w:val="84"/>
        </w:numPr>
        <w:spacing w:before="0" w:beforeAutospacing="0" w:after="0" w:afterAutospacing="0"/>
        <w:rPr>
          <w:rFonts w:ascii="Segoe UI" w:hAnsi="Segoe UI" w:cs="Segoe UI"/>
          <w:color w:val="000000" w:themeColor="text1"/>
          <w:sz w:val="22"/>
          <w:szCs w:val="22"/>
        </w:rPr>
      </w:pPr>
      <w:r w:rsidRPr="004A425E">
        <w:rPr>
          <w:rFonts w:ascii="Segoe UI" w:hAnsi="Segoe UI" w:cs="Segoe UI"/>
          <w:color w:val="000000" w:themeColor="text1"/>
          <w:sz w:val="22"/>
          <w:szCs w:val="22"/>
        </w:rPr>
        <w:t>Enables queue monitoring to ensure servers aren’t overwhelmed by sudden traffic</w:t>
      </w:r>
    </w:p>
    <w:p w14:paraId="01F5ADFD" w14:textId="2E325E28" w:rsidR="00B27A0C" w:rsidRPr="00467E93" w:rsidRDefault="00B27A0C" w:rsidP="00891F6D">
      <w:pPr>
        <w:pStyle w:val="NormalWeb"/>
        <w:spacing w:before="0" w:beforeAutospacing="0" w:after="0" w:afterAutospacing="0"/>
        <w:rPr>
          <w:rFonts w:ascii="Segoe UI" w:hAnsi="Segoe UI" w:cs="Segoe UI"/>
          <w:color w:val="000000" w:themeColor="text1"/>
          <w:sz w:val="22"/>
          <w:szCs w:val="22"/>
        </w:rPr>
      </w:pPr>
    </w:p>
    <w:p w14:paraId="4416F1D3" w14:textId="1A1F7441" w:rsidR="00B27A0C" w:rsidRDefault="003C6CE1" w:rsidP="00891F6D">
      <w:pPr>
        <w:pStyle w:val="NormalWeb"/>
        <w:spacing w:before="0" w:beforeAutospacing="0" w:after="0" w:afterAutospacing="0"/>
        <w:rPr>
          <w:rFonts w:ascii="Segoe UI" w:hAnsi="Segoe UI" w:cs="Segoe UI"/>
          <w:color w:val="000000" w:themeColor="text1"/>
          <w:sz w:val="22"/>
          <w:szCs w:val="22"/>
        </w:rPr>
      </w:pPr>
      <w:hyperlink w:history="1">
        <w:r w:rsidR="006F4F33" w:rsidRPr="0022034A">
          <w:rPr>
            <w:rStyle w:val="Hyperlink"/>
            <w:rFonts w:ascii="Segoe UI" w:hAnsi="Segoe UI" w:cs="Segoe UI"/>
            <w:sz w:val="22"/>
            <w:szCs w:val="22"/>
            <w:highlight w:val="yellow"/>
          </w:rPr>
          <w:t>https://&lt;storage.account&gt;.queue.core.windows.net/queue</w:t>
        </w:r>
      </w:hyperlink>
    </w:p>
    <w:p w14:paraId="65078F42" w14:textId="77777777" w:rsidR="005A4EF9" w:rsidRPr="00467E93" w:rsidRDefault="005A4EF9" w:rsidP="00891F6D">
      <w:pPr>
        <w:pStyle w:val="NormalWeb"/>
        <w:spacing w:before="0" w:beforeAutospacing="0" w:after="0" w:afterAutospacing="0"/>
        <w:rPr>
          <w:rFonts w:ascii="Segoe UI" w:hAnsi="Segoe UI" w:cs="Segoe UI"/>
          <w:color w:val="000000" w:themeColor="text1"/>
          <w:sz w:val="22"/>
          <w:szCs w:val="22"/>
        </w:rPr>
      </w:pPr>
    </w:p>
    <w:p w14:paraId="7F5AD6DD" w14:textId="77777777" w:rsidR="00B27A0C" w:rsidRPr="00467E93" w:rsidRDefault="00B27A0C" w:rsidP="00891F6D">
      <w:pPr>
        <w:pStyle w:val="NormalWeb"/>
        <w:spacing w:before="0" w:beforeAutospacing="0" w:after="0" w:afterAutospacing="0"/>
        <w:rPr>
          <w:rFonts w:ascii="Segoe UI" w:hAnsi="Segoe UI" w:cs="Segoe UI"/>
          <w:color w:val="000000" w:themeColor="text1"/>
          <w:sz w:val="22"/>
          <w:szCs w:val="22"/>
        </w:rPr>
      </w:pPr>
    </w:p>
    <w:p w14:paraId="01ADC1E7" w14:textId="38F332A9" w:rsidR="00F927E1" w:rsidRDefault="002F660D" w:rsidP="003412E5">
      <w:pPr>
        <w:pStyle w:val="Heading2"/>
        <w:rPr>
          <w:rFonts w:ascii="Segoe UI" w:hAnsi="Segoe UI" w:cs="Segoe UI"/>
          <w:b w:val="0"/>
          <w:color w:val="2683C6" w:themeColor="accent2"/>
          <w:sz w:val="22"/>
          <w:szCs w:val="22"/>
        </w:rPr>
      </w:pPr>
      <w:bookmarkStart w:id="38" w:name="_Toc8945455"/>
      <w:r w:rsidRPr="00467E93">
        <w:rPr>
          <w:rFonts w:ascii="Segoe UI" w:hAnsi="Segoe UI" w:cs="Segoe UI"/>
          <w:b w:val="0"/>
          <w:color w:val="2683C6" w:themeColor="accent2"/>
          <w:sz w:val="22"/>
          <w:szCs w:val="22"/>
        </w:rPr>
        <w:t>File System</w:t>
      </w:r>
      <w:bookmarkEnd w:id="38"/>
    </w:p>
    <w:p w14:paraId="29EC19B3" w14:textId="77777777" w:rsidR="001C7615" w:rsidRDefault="001C7615" w:rsidP="00891F6D">
      <w:pPr>
        <w:pStyle w:val="NormalWeb"/>
        <w:spacing w:before="0" w:beforeAutospacing="0" w:after="0" w:afterAutospacing="0"/>
        <w:rPr>
          <w:rFonts w:ascii="Segoe UI" w:hAnsi="Segoe UI" w:cs="Segoe UI"/>
          <w:color w:val="000000" w:themeColor="text1"/>
          <w:sz w:val="22"/>
          <w:szCs w:val="22"/>
        </w:rPr>
      </w:pPr>
    </w:p>
    <w:p w14:paraId="38313EA5" w14:textId="0F974AC6" w:rsidR="001C7615" w:rsidRDefault="001C7615" w:rsidP="00A16A36">
      <w:pPr>
        <w:pStyle w:val="NormalWeb"/>
        <w:numPr>
          <w:ilvl w:val="0"/>
          <w:numId w:val="77"/>
        </w:numPr>
        <w:spacing w:before="0" w:beforeAutospacing="0" w:after="0" w:afterAutospacing="0"/>
        <w:ind w:left="357" w:hanging="357"/>
        <w:rPr>
          <w:rFonts w:ascii="Segoe UI" w:hAnsi="Segoe UI" w:cs="Segoe UI"/>
          <w:color w:val="000000" w:themeColor="text1"/>
          <w:sz w:val="22"/>
          <w:szCs w:val="22"/>
        </w:rPr>
      </w:pPr>
      <w:r w:rsidRPr="001C7615">
        <w:rPr>
          <w:rFonts w:ascii="Segoe UI" w:hAnsi="Segoe UI" w:cs="Segoe UI"/>
          <w:color w:val="000000" w:themeColor="text1"/>
          <w:sz w:val="22"/>
          <w:szCs w:val="22"/>
        </w:rPr>
        <w:t>Azure files offer fully managed file shares in the cloud that are accessible via common internet file system (CIFS)</w:t>
      </w:r>
    </w:p>
    <w:p w14:paraId="3A1C51D1" w14:textId="33209297" w:rsidR="001C7615" w:rsidRDefault="00F413A5" w:rsidP="00A16A36">
      <w:pPr>
        <w:pStyle w:val="NormalWeb"/>
        <w:numPr>
          <w:ilvl w:val="0"/>
          <w:numId w:val="77"/>
        </w:numPr>
        <w:spacing w:before="0" w:beforeAutospacing="0" w:after="0" w:afterAutospacing="0"/>
        <w:ind w:left="357" w:hanging="357"/>
        <w:rPr>
          <w:rFonts w:ascii="Segoe UI" w:hAnsi="Segoe UI" w:cs="Segoe UI"/>
          <w:color w:val="000000" w:themeColor="text1"/>
          <w:sz w:val="22"/>
          <w:szCs w:val="22"/>
        </w:rPr>
      </w:pPr>
      <w:r>
        <w:rPr>
          <w:rFonts w:ascii="Segoe UI" w:hAnsi="Segoe UI" w:cs="Segoe UI"/>
          <w:color w:val="000000" w:themeColor="text1"/>
          <w:sz w:val="22"/>
          <w:szCs w:val="22"/>
        </w:rPr>
        <w:t>Azure file shares can be mounted concurrently by cloud or on-prem</w:t>
      </w:r>
      <w:r w:rsidR="00D97126">
        <w:rPr>
          <w:rFonts w:ascii="Segoe UI" w:hAnsi="Segoe UI" w:cs="Segoe UI"/>
          <w:color w:val="000000" w:themeColor="text1"/>
          <w:sz w:val="22"/>
          <w:szCs w:val="22"/>
        </w:rPr>
        <w:t xml:space="preserve">ises deployment of windows, </w:t>
      </w:r>
      <w:proofErr w:type="spellStart"/>
      <w:r w:rsidR="00D97126">
        <w:rPr>
          <w:rFonts w:ascii="Segoe UI" w:hAnsi="Segoe UI" w:cs="Segoe UI"/>
          <w:color w:val="000000" w:themeColor="text1"/>
          <w:sz w:val="22"/>
          <w:szCs w:val="22"/>
        </w:rPr>
        <w:t>linux</w:t>
      </w:r>
      <w:proofErr w:type="spellEnd"/>
      <w:r w:rsidR="00B10253">
        <w:rPr>
          <w:rFonts w:ascii="Segoe UI" w:hAnsi="Segoe UI" w:cs="Segoe UI"/>
          <w:color w:val="000000" w:themeColor="text1"/>
          <w:sz w:val="22"/>
          <w:szCs w:val="22"/>
        </w:rPr>
        <w:t>, and macOS</w:t>
      </w:r>
    </w:p>
    <w:p w14:paraId="03A48958" w14:textId="5A35AA51" w:rsidR="00386975" w:rsidRDefault="00386975" w:rsidP="00A16A36">
      <w:pPr>
        <w:pStyle w:val="NormalWeb"/>
        <w:numPr>
          <w:ilvl w:val="0"/>
          <w:numId w:val="77"/>
        </w:numPr>
        <w:spacing w:before="0" w:beforeAutospacing="0" w:after="0" w:afterAutospacing="0"/>
        <w:ind w:left="357" w:hanging="357"/>
        <w:rPr>
          <w:rFonts w:ascii="Segoe UI" w:hAnsi="Segoe UI" w:cs="Segoe UI"/>
          <w:color w:val="000000" w:themeColor="text1"/>
          <w:sz w:val="22"/>
          <w:szCs w:val="22"/>
        </w:rPr>
      </w:pPr>
      <w:r w:rsidRPr="00467E93">
        <w:rPr>
          <w:rFonts w:ascii="Segoe UI" w:hAnsi="Segoe UI" w:cs="Segoe UI"/>
          <w:color w:val="000000" w:themeColor="text1"/>
          <w:sz w:val="22"/>
          <w:szCs w:val="22"/>
        </w:rPr>
        <w:t>up to the 5TB total capacity of the file share.</w:t>
      </w:r>
    </w:p>
    <w:p w14:paraId="4A380713" w14:textId="77777777" w:rsidR="00386975" w:rsidRDefault="00682C27" w:rsidP="00A16A36">
      <w:pPr>
        <w:pStyle w:val="NormalWeb"/>
        <w:numPr>
          <w:ilvl w:val="0"/>
          <w:numId w:val="77"/>
        </w:numPr>
        <w:spacing w:before="0" w:beforeAutospacing="0" w:after="0" w:afterAutospacing="0"/>
        <w:ind w:left="357" w:hanging="357"/>
        <w:rPr>
          <w:rFonts w:ascii="Segoe UI" w:hAnsi="Segoe UI" w:cs="Segoe UI"/>
          <w:color w:val="000000" w:themeColor="text1"/>
          <w:sz w:val="22"/>
          <w:szCs w:val="22"/>
        </w:rPr>
      </w:pPr>
      <w:r w:rsidRPr="00467E93">
        <w:rPr>
          <w:rFonts w:ascii="Segoe UI" w:hAnsi="Segoe UI" w:cs="Segoe UI"/>
          <w:color w:val="000000" w:themeColor="text1"/>
          <w:sz w:val="22"/>
          <w:szCs w:val="22"/>
        </w:rPr>
        <w:t>A file storage share is an SMB file share in Azure.</w:t>
      </w:r>
    </w:p>
    <w:p w14:paraId="723F4039" w14:textId="7C348E78" w:rsidR="008F2CB1" w:rsidRDefault="00682C27" w:rsidP="00A16A36">
      <w:pPr>
        <w:pStyle w:val="NormalWeb"/>
        <w:numPr>
          <w:ilvl w:val="0"/>
          <w:numId w:val="77"/>
        </w:numPr>
        <w:spacing w:before="0" w:beforeAutospacing="0" w:after="0" w:afterAutospacing="0"/>
        <w:ind w:left="357" w:hanging="357"/>
        <w:rPr>
          <w:rFonts w:ascii="Segoe UI" w:hAnsi="Segoe UI" w:cs="Segoe UI"/>
          <w:color w:val="000000" w:themeColor="text1"/>
          <w:sz w:val="22"/>
          <w:szCs w:val="22"/>
        </w:rPr>
      </w:pPr>
      <w:r w:rsidRPr="00467E93">
        <w:rPr>
          <w:rFonts w:ascii="Segoe UI" w:hAnsi="Segoe UI" w:cs="Segoe UI"/>
          <w:color w:val="000000" w:themeColor="text1"/>
          <w:sz w:val="22"/>
          <w:szCs w:val="22"/>
        </w:rPr>
        <w:t xml:space="preserve">All directories and files must be created in a parent share. </w:t>
      </w:r>
    </w:p>
    <w:p w14:paraId="074A9984" w14:textId="709C42DF" w:rsidR="009D51B7" w:rsidRDefault="00C932B3" w:rsidP="00A16A36">
      <w:pPr>
        <w:pStyle w:val="NormalWeb"/>
        <w:numPr>
          <w:ilvl w:val="0"/>
          <w:numId w:val="77"/>
        </w:numPr>
        <w:spacing w:before="0" w:beforeAutospacing="0" w:after="0" w:afterAutospacing="0"/>
        <w:ind w:left="357" w:hanging="357"/>
        <w:rPr>
          <w:rFonts w:ascii="Segoe UI" w:hAnsi="Segoe UI" w:cs="Segoe UI"/>
          <w:color w:val="000000" w:themeColor="text1"/>
          <w:sz w:val="22"/>
          <w:szCs w:val="22"/>
        </w:rPr>
      </w:pPr>
      <w:r>
        <w:rPr>
          <w:rFonts w:ascii="Segoe UI" w:hAnsi="Segoe UI" w:cs="Segoe UI"/>
          <w:color w:val="000000" w:themeColor="text1"/>
          <w:sz w:val="22"/>
          <w:szCs w:val="22"/>
        </w:rPr>
        <w:t>Azure storage account</w:t>
      </w:r>
      <w:r w:rsidR="00B45F5B">
        <w:rPr>
          <w:rFonts w:ascii="Segoe UI" w:hAnsi="Segoe UI" w:cs="Segoe UI"/>
          <w:color w:val="000000" w:themeColor="text1"/>
          <w:sz w:val="22"/>
          <w:szCs w:val="22"/>
        </w:rPr>
        <w:t xml:space="preserve"> can store multiple shares with a total of 500</w:t>
      </w:r>
      <w:r w:rsidR="00D224F8">
        <w:rPr>
          <w:rFonts w:ascii="Segoe UI" w:hAnsi="Segoe UI" w:cs="Segoe UI"/>
          <w:color w:val="000000" w:themeColor="text1"/>
          <w:sz w:val="22"/>
          <w:szCs w:val="22"/>
        </w:rPr>
        <w:t xml:space="preserve"> </w:t>
      </w:r>
      <w:proofErr w:type="spellStart"/>
      <w:r w:rsidR="00D224F8">
        <w:rPr>
          <w:rFonts w:ascii="Segoe UI" w:hAnsi="Segoe UI" w:cs="Segoe UI"/>
          <w:color w:val="000000" w:themeColor="text1"/>
          <w:sz w:val="22"/>
          <w:szCs w:val="22"/>
        </w:rPr>
        <w:t>TiB</w:t>
      </w:r>
      <w:proofErr w:type="spellEnd"/>
      <w:r w:rsidR="00D224F8">
        <w:rPr>
          <w:rFonts w:ascii="Segoe UI" w:hAnsi="Segoe UI" w:cs="Segoe UI"/>
          <w:color w:val="000000" w:themeColor="text1"/>
          <w:sz w:val="22"/>
          <w:szCs w:val="22"/>
        </w:rPr>
        <w:t xml:space="preserve"> stored across all shares.</w:t>
      </w:r>
    </w:p>
    <w:p w14:paraId="35BE5AA6" w14:textId="5CD22C9A" w:rsidR="00C932B3" w:rsidRPr="00D168F5" w:rsidRDefault="00C932B3" w:rsidP="00A16A36">
      <w:pPr>
        <w:pStyle w:val="NormalWeb"/>
        <w:numPr>
          <w:ilvl w:val="0"/>
          <w:numId w:val="81"/>
        </w:numPr>
        <w:spacing w:before="0" w:beforeAutospacing="0" w:after="0" w:afterAutospacing="0"/>
        <w:rPr>
          <w:rFonts w:ascii="Segoe UI" w:hAnsi="Segoe UI" w:cs="Segoe UI"/>
          <w:b/>
          <w:bCs/>
          <w:color w:val="000000" w:themeColor="text1"/>
          <w:sz w:val="22"/>
          <w:szCs w:val="22"/>
        </w:rPr>
      </w:pPr>
      <w:r w:rsidRPr="00D168F5">
        <w:rPr>
          <w:rFonts w:ascii="Segoe UI" w:hAnsi="Segoe UI" w:cs="Segoe UI"/>
          <w:b/>
          <w:bCs/>
          <w:color w:val="000000" w:themeColor="text1"/>
          <w:sz w:val="22"/>
          <w:szCs w:val="22"/>
        </w:rPr>
        <w:t xml:space="preserve">Azure files </w:t>
      </w:r>
      <w:r w:rsidR="00E13D97" w:rsidRPr="00D168F5">
        <w:rPr>
          <w:rFonts w:ascii="Segoe UI" w:hAnsi="Segoe UI" w:cs="Segoe UI"/>
          <w:b/>
          <w:bCs/>
          <w:color w:val="000000" w:themeColor="text1"/>
          <w:sz w:val="22"/>
          <w:szCs w:val="22"/>
        </w:rPr>
        <w:t>support</w:t>
      </w:r>
      <w:r w:rsidRPr="00D168F5">
        <w:rPr>
          <w:rFonts w:ascii="Segoe UI" w:hAnsi="Segoe UI" w:cs="Segoe UI"/>
          <w:b/>
          <w:bCs/>
          <w:color w:val="000000" w:themeColor="text1"/>
          <w:sz w:val="22"/>
          <w:szCs w:val="22"/>
        </w:rPr>
        <w:t xml:space="preserve"> two data </w:t>
      </w:r>
      <w:r w:rsidR="00E13D97" w:rsidRPr="00D168F5">
        <w:rPr>
          <w:rFonts w:ascii="Segoe UI" w:hAnsi="Segoe UI" w:cs="Segoe UI"/>
          <w:b/>
          <w:bCs/>
          <w:color w:val="000000" w:themeColor="text1"/>
          <w:sz w:val="22"/>
          <w:szCs w:val="22"/>
        </w:rPr>
        <w:t>redundancy options:</w:t>
      </w:r>
    </w:p>
    <w:p w14:paraId="0605FEB1" w14:textId="719F09D9" w:rsidR="00E13D97" w:rsidRDefault="00E13D97" w:rsidP="00891F6D">
      <w:pPr>
        <w:pStyle w:val="NormalWeb"/>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 xml:space="preserve">            LRS</w:t>
      </w:r>
    </w:p>
    <w:p w14:paraId="1F98CADB" w14:textId="3366ABE2" w:rsidR="00E13D97" w:rsidRDefault="00E13D97" w:rsidP="00891F6D">
      <w:pPr>
        <w:pStyle w:val="NormalWeb"/>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 xml:space="preserve">            GRS</w:t>
      </w:r>
    </w:p>
    <w:p w14:paraId="04DCD06D" w14:textId="5CCD8158" w:rsidR="004B0A8F" w:rsidRPr="00D168F5" w:rsidRDefault="00B103E2" w:rsidP="00A16A36">
      <w:pPr>
        <w:pStyle w:val="NormalWeb"/>
        <w:numPr>
          <w:ilvl w:val="0"/>
          <w:numId w:val="78"/>
        </w:numPr>
        <w:spacing w:before="0" w:beforeAutospacing="0" w:after="0" w:afterAutospacing="0"/>
        <w:rPr>
          <w:rFonts w:ascii="Segoe UI" w:hAnsi="Segoe UI" w:cs="Segoe UI"/>
          <w:b/>
          <w:bCs/>
          <w:color w:val="000000" w:themeColor="text1"/>
          <w:sz w:val="22"/>
          <w:szCs w:val="22"/>
        </w:rPr>
      </w:pPr>
      <w:r w:rsidRPr="00D168F5">
        <w:rPr>
          <w:rFonts w:ascii="Segoe UI" w:hAnsi="Segoe UI" w:cs="Segoe UI"/>
          <w:b/>
          <w:bCs/>
          <w:color w:val="000000" w:themeColor="text1"/>
          <w:sz w:val="22"/>
          <w:szCs w:val="22"/>
        </w:rPr>
        <w:t>Replace or supplement on-premises file servers</w:t>
      </w:r>
    </w:p>
    <w:p w14:paraId="52E7EFF3" w14:textId="09465486" w:rsidR="00B103E2" w:rsidRDefault="00B103E2" w:rsidP="00A16A36">
      <w:pPr>
        <w:pStyle w:val="NormalWeb"/>
        <w:numPr>
          <w:ilvl w:val="0"/>
          <w:numId w:val="79"/>
        </w:numPr>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Azure file can be used to co</w:t>
      </w:r>
      <w:r w:rsidR="00D91316">
        <w:rPr>
          <w:rFonts w:ascii="Segoe UI" w:hAnsi="Segoe UI" w:cs="Segoe UI"/>
          <w:color w:val="000000" w:themeColor="text1"/>
          <w:sz w:val="22"/>
          <w:szCs w:val="22"/>
        </w:rPr>
        <w:t>mpletely replace or supplement traditional on-prem</w:t>
      </w:r>
      <w:r w:rsidR="00CF2F6B">
        <w:rPr>
          <w:rFonts w:ascii="Segoe UI" w:hAnsi="Segoe UI" w:cs="Segoe UI"/>
          <w:color w:val="000000" w:themeColor="text1"/>
          <w:sz w:val="22"/>
          <w:szCs w:val="22"/>
        </w:rPr>
        <w:t>ises file servers or NAS</w:t>
      </w:r>
    </w:p>
    <w:p w14:paraId="6A254410" w14:textId="2E87C5F4" w:rsidR="00CF2F6B" w:rsidRPr="00D168F5" w:rsidRDefault="00CF2F6B" w:rsidP="00A16A36">
      <w:pPr>
        <w:pStyle w:val="NormalWeb"/>
        <w:numPr>
          <w:ilvl w:val="0"/>
          <w:numId w:val="78"/>
        </w:numPr>
        <w:spacing w:before="0" w:beforeAutospacing="0" w:after="0" w:afterAutospacing="0"/>
        <w:rPr>
          <w:rFonts w:ascii="Segoe UI" w:hAnsi="Segoe UI" w:cs="Segoe UI"/>
          <w:b/>
          <w:bCs/>
          <w:color w:val="000000" w:themeColor="text1"/>
          <w:sz w:val="22"/>
          <w:szCs w:val="22"/>
        </w:rPr>
      </w:pPr>
      <w:r w:rsidRPr="00D168F5">
        <w:rPr>
          <w:rFonts w:ascii="Segoe UI" w:hAnsi="Segoe UI" w:cs="Segoe UI"/>
          <w:b/>
          <w:bCs/>
          <w:color w:val="000000" w:themeColor="text1"/>
          <w:sz w:val="22"/>
          <w:szCs w:val="22"/>
        </w:rPr>
        <w:t xml:space="preserve">“Lift” and “Shift” </w:t>
      </w:r>
      <w:r w:rsidR="00A2471C" w:rsidRPr="00D168F5">
        <w:rPr>
          <w:rFonts w:ascii="Segoe UI" w:hAnsi="Segoe UI" w:cs="Segoe UI"/>
          <w:b/>
          <w:bCs/>
          <w:color w:val="000000" w:themeColor="text1"/>
          <w:sz w:val="22"/>
          <w:szCs w:val="22"/>
        </w:rPr>
        <w:t>applications</w:t>
      </w:r>
    </w:p>
    <w:p w14:paraId="29C1F93C" w14:textId="1084D8EA" w:rsidR="00A2471C" w:rsidRDefault="000E620A" w:rsidP="00A16A36">
      <w:pPr>
        <w:pStyle w:val="NormalWeb"/>
        <w:numPr>
          <w:ilvl w:val="0"/>
          <w:numId w:val="80"/>
        </w:numPr>
        <w:spacing w:before="0" w:beforeAutospacing="0" w:after="0" w:afterAutospacing="0"/>
        <w:rPr>
          <w:rFonts w:ascii="Segoe UI" w:hAnsi="Segoe UI" w:cs="Segoe UI"/>
          <w:color w:val="000000" w:themeColor="text1"/>
          <w:sz w:val="22"/>
          <w:szCs w:val="22"/>
        </w:rPr>
      </w:pPr>
      <w:r>
        <w:rPr>
          <w:rFonts w:ascii="Segoe UI" w:hAnsi="Segoe UI" w:cs="Segoe UI"/>
          <w:color w:val="000000" w:themeColor="text1"/>
          <w:sz w:val="22"/>
          <w:szCs w:val="22"/>
        </w:rPr>
        <w:t xml:space="preserve">Azure files </w:t>
      </w:r>
      <w:r w:rsidR="002E0116">
        <w:rPr>
          <w:rFonts w:ascii="Segoe UI" w:hAnsi="Segoe UI" w:cs="Segoe UI"/>
          <w:color w:val="000000" w:themeColor="text1"/>
          <w:sz w:val="22"/>
          <w:szCs w:val="22"/>
        </w:rPr>
        <w:t>make</w:t>
      </w:r>
      <w:r>
        <w:rPr>
          <w:rFonts w:ascii="Segoe UI" w:hAnsi="Segoe UI" w:cs="Segoe UI"/>
          <w:color w:val="000000" w:themeColor="text1"/>
          <w:sz w:val="22"/>
          <w:szCs w:val="22"/>
        </w:rPr>
        <w:t xml:space="preserve"> it easy to </w:t>
      </w:r>
      <w:r w:rsidR="002E0116">
        <w:rPr>
          <w:rFonts w:ascii="Segoe UI" w:hAnsi="Segoe UI" w:cs="Segoe UI"/>
          <w:color w:val="000000" w:themeColor="text1"/>
          <w:sz w:val="22"/>
          <w:szCs w:val="22"/>
        </w:rPr>
        <w:t>“</w:t>
      </w:r>
      <w:r>
        <w:rPr>
          <w:rFonts w:ascii="Segoe UI" w:hAnsi="Segoe UI" w:cs="Segoe UI"/>
          <w:color w:val="000000" w:themeColor="text1"/>
          <w:sz w:val="22"/>
          <w:szCs w:val="22"/>
        </w:rPr>
        <w:t>lift and shift”</w:t>
      </w:r>
      <w:r w:rsidR="002E0116">
        <w:rPr>
          <w:rFonts w:ascii="Segoe UI" w:hAnsi="Segoe UI" w:cs="Segoe UI"/>
          <w:color w:val="000000" w:themeColor="text1"/>
          <w:sz w:val="22"/>
          <w:szCs w:val="22"/>
        </w:rPr>
        <w:t xml:space="preserve"> application to the cloud that expect a file share </w:t>
      </w:r>
      <w:r w:rsidR="00D168F5">
        <w:rPr>
          <w:rFonts w:ascii="Segoe UI" w:hAnsi="Segoe UI" w:cs="Segoe UI"/>
          <w:color w:val="000000" w:themeColor="text1"/>
          <w:sz w:val="22"/>
          <w:szCs w:val="22"/>
        </w:rPr>
        <w:t>to store files applications or user data.</w:t>
      </w:r>
    </w:p>
    <w:p w14:paraId="4F008AFE" w14:textId="77777777" w:rsidR="003151C4" w:rsidRDefault="003151C4" w:rsidP="000D740E">
      <w:pPr>
        <w:pStyle w:val="NormalWeb"/>
        <w:spacing w:before="0" w:beforeAutospacing="0" w:after="0" w:afterAutospacing="0"/>
        <w:ind w:left="360"/>
        <w:rPr>
          <w:rFonts w:ascii="Segoe UI" w:hAnsi="Segoe UI" w:cs="Segoe UI"/>
          <w:b/>
          <w:bCs/>
          <w:color w:val="000000" w:themeColor="text1"/>
          <w:sz w:val="22"/>
          <w:szCs w:val="22"/>
        </w:rPr>
      </w:pPr>
    </w:p>
    <w:p w14:paraId="53823C2F" w14:textId="0C73BC04" w:rsidR="000D740E" w:rsidRPr="008576F2" w:rsidRDefault="000D740E" w:rsidP="000D740E">
      <w:pPr>
        <w:pStyle w:val="NormalWeb"/>
        <w:spacing w:before="0" w:beforeAutospacing="0" w:after="0" w:afterAutospacing="0"/>
        <w:ind w:left="360"/>
        <w:rPr>
          <w:rFonts w:ascii="Segoe UI" w:hAnsi="Segoe UI" w:cs="Segoe UI"/>
          <w:b/>
          <w:bCs/>
          <w:color w:val="000000" w:themeColor="text1"/>
          <w:sz w:val="22"/>
          <w:szCs w:val="22"/>
        </w:rPr>
      </w:pPr>
      <w:r w:rsidRPr="008576F2">
        <w:rPr>
          <w:rFonts w:ascii="Segoe UI" w:hAnsi="Segoe UI" w:cs="Segoe UI"/>
          <w:b/>
          <w:bCs/>
          <w:color w:val="000000" w:themeColor="text1"/>
          <w:sz w:val="22"/>
          <w:szCs w:val="22"/>
        </w:rPr>
        <w:t xml:space="preserve">Azure </w:t>
      </w:r>
      <w:r w:rsidR="0060038C" w:rsidRPr="008576F2">
        <w:rPr>
          <w:rFonts w:ascii="Segoe UI" w:hAnsi="Segoe UI" w:cs="Segoe UI"/>
          <w:b/>
          <w:bCs/>
          <w:color w:val="000000" w:themeColor="text1"/>
          <w:sz w:val="22"/>
          <w:szCs w:val="22"/>
        </w:rPr>
        <w:t xml:space="preserve">files data access method </w:t>
      </w:r>
    </w:p>
    <w:p w14:paraId="77C95C31" w14:textId="2FE2A814" w:rsidR="0060038C" w:rsidRDefault="0060038C" w:rsidP="000D740E">
      <w:pPr>
        <w:pStyle w:val="NormalWeb"/>
        <w:spacing w:before="0" w:beforeAutospacing="0" w:after="0" w:afterAutospacing="0"/>
        <w:ind w:left="360"/>
        <w:rPr>
          <w:rFonts w:ascii="Segoe UI" w:hAnsi="Segoe UI" w:cs="Segoe UI"/>
          <w:color w:val="000000" w:themeColor="text1"/>
          <w:sz w:val="22"/>
          <w:szCs w:val="22"/>
        </w:rPr>
      </w:pPr>
      <w:r>
        <w:rPr>
          <w:rFonts w:ascii="Segoe UI" w:hAnsi="Segoe UI" w:cs="Segoe UI"/>
          <w:color w:val="000000" w:themeColor="text1"/>
          <w:sz w:val="22"/>
          <w:szCs w:val="22"/>
        </w:rPr>
        <w:t xml:space="preserve">Azure files </w:t>
      </w:r>
      <w:r w:rsidR="00F172DD">
        <w:rPr>
          <w:rFonts w:ascii="Segoe UI" w:hAnsi="Segoe UI" w:cs="Segoe UI"/>
          <w:color w:val="000000" w:themeColor="text1"/>
          <w:sz w:val="22"/>
          <w:szCs w:val="22"/>
        </w:rPr>
        <w:t>offer</w:t>
      </w:r>
      <w:r>
        <w:rPr>
          <w:rFonts w:ascii="Segoe UI" w:hAnsi="Segoe UI" w:cs="Segoe UI"/>
          <w:color w:val="000000" w:themeColor="text1"/>
          <w:sz w:val="22"/>
          <w:szCs w:val="22"/>
        </w:rPr>
        <w:t xml:space="preserve"> two data access methods that you can use separately, or in combination with </w:t>
      </w:r>
      <w:r w:rsidR="00F172DD">
        <w:rPr>
          <w:rFonts w:ascii="Segoe UI" w:hAnsi="Segoe UI" w:cs="Segoe UI"/>
          <w:color w:val="000000" w:themeColor="text1"/>
          <w:sz w:val="22"/>
          <w:szCs w:val="22"/>
        </w:rPr>
        <w:t>each other to access your data:</w:t>
      </w:r>
    </w:p>
    <w:p w14:paraId="2556D7AA" w14:textId="376CA5E5" w:rsidR="00F172DD" w:rsidRPr="008576F2" w:rsidRDefault="00D87BF7" w:rsidP="000D740E">
      <w:pPr>
        <w:pStyle w:val="NormalWeb"/>
        <w:spacing w:before="0" w:beforeAutospacing="0" w:after="0" w:afterAutospacing="0"/>
        <w:ind w:left="360"/>
        <w:rPr>
          <w:rFonts w:ascii="Segoe UI" w:hAnsi="Segoe UI" w:cs="Segoe UI"/>
          <w:b/>
          <w:bCs/>
          <w:color w:val="000000" w:themeColor="text1"/>
          <w:sz w:val="22"/>
          <w:szCs w:val="22"/>
        </w:rPr>
      </w:pPr>
      <w:r w:rsidRPr="008576F2">
        <w:rPr>
          <w:rFonts w:ascii="Segoe UI" w:hAnsi="Segoe UI" w:cs="Segoe UI"/>
          <w:b/>
          <w:bCs/>
          <w:color w:val="000000" w:themeColor="text1"/>
          <w:sz w:val="22"/>
          <w:szCs w:val="22"/>
        </w:rPr>
        <w:t>D</w:t>
      </w:r>
      <w:r w:rsidR="00F172DD" w:rsidRPr="008576F2">
        <w:rPr>
          <w:rFonts w:ascii="Segoe UI" w:hAnsi="Segoe UI" w:cs="Segoe UI"/>
          <w:b/>
          <w:bCs/>
          <w:color w:val="000000" w:themeColor="text1"/>
          <w:sz w:val="22"/>
          <w:szCs w:val="22"/>
        </w:rPr>
        <w:t>ire</w:t>
      </w:r>
      <w:r w:rsidRPr="008576F2">
        <w:rPr>
          <w:rFonts w:ascii="Segoe UI" w:hAnsi="Segoe UI" w:cs="Segoe UI"/>
          <w:b/>
          <w:bCs/>
          <w:color w:val="000000" w:themeColor="text1"/>
          <w:sz w:val="22"/>
          <w:szCs w:val="22"/>
        </w:rPr>
        <w:t>ct cloud Access</w:t>
      </w:r>
      <w:r w:rsidR="008576F2">
        <w:rPr>
          <w:rFonts w:ascii="Segoe UI" w:hAnsi="Segoe UI" w:cs="Segoe UI"/>
          <w:b/>
          <w:bCs/>
          <w:color w:val="000000" w:themeColor="text1"/>
          <w:sz w:val="22"/>
          <w:szCs w:val="22"/>
        </w:rPr>
        <w:t>:</w:t>
      </w:r>
    </w:p>
    <w:p w14:paraId="431844D2" w14:textId="288A7791" w:rsidR="00D87BF7" w:rsidRDefault="00D87BF7" w:rsidP="000D740E">
      <w:pPr>
        <w:pStyle w:val="NormalWeb"/>
        <w:spacing w:before="0" w:beforeAutospacing="0" w:after="0" w:afterAutospacing="0"/>
        <w:ind w:left="360"/>
        <w:rPr>
          <w:rFonts w:ascii="Segoe UI" w:hAnsi="Segoe UI" w:cs="Segoe UI"/>
          <w:color w:val="000000" w:themeColor="text1"/>
          <w:sz w:val="22"/>
          <w:szCs w:val="22"/>
        </w:rPr>
      </w:pPr>
      <w:r>
        <w:rPr>
          <w:rFonts w:ascii="Segoe UI" w:hAnsi="Segoe UI" w:cs="Segoe UI"/>
          <w:color w:val="000000" w:themeColor="text1"/>
          <w:sz w:val="22"/>
          <w:szCs w:val="22"/>
        </w:rPr>
        <w:t xml:space="preserve">Azure file share can be mounted by windows, macOS and/or </w:t>
      </w:r>
      <w:proofErr w:type="spellStart"/>
      <w:r w:rsidR="0014732A">
        <w:rPr>
          <w:rFonts w:ascii="Segoe UI" w:hAnsi="Segoe UI" w:cs="Segoe UI"/>
          <w:color w:val="000000" w:themeColor="text1"/>
          <w:sz w:val="22"/>
          <w:szCs w:val="22"/>
        </w:rPr>
        <w:t>linux</w:t>
      </w:r>
      <w:proofErr w:type="spellEnd"/>
      <w:r w:rsidR="0014732A">
        <w:rPr>
          <w:rFonts w:ascii="Segoe UI" w:hAnsi="Segoe UI" w:cs="Segoe UI"/>
          <w:color w:val="000000" w:themeColor="text1"/>
          <w:sz w:val="22"/>
          <w:szCs w:val="22"/>
        </w:rPr>
        <w:t>.</w:t>
      </w:r>
    </w:p>
    <w:p w14:paraId="6319B537" w14:textId="5E252060" w:rsidR="0014732A" w:rsidRPr="008576F2" w:rsidRDefault="0014732A" w:rsidP="000D740E">
      <w:pPr>
        <w:pStyle w:val="NormalWeb"/>
        <w:spacing w:before="0" w:beforeAutospacing="0" w:after="0" w:afterAutospacing="0"/>
        <w:ind w:left="360"/>
        <w:rPr>
          <w:rFonts w:ascii="Segoe UI" w:hAnsi="Segoe UI" w:cs="Segoe UI"/>
          <w:b/>
          <w:bCs/>
          <w:color w:val="000000" w:themeColor="text1"/>
          <w:sz w:val="22"/>
          <w:szCs w:val="22"/>
        </w:rPr>
      </w:pPr>
      <w:r w:rsidRPr="008576F2">
        <w:rPr>
          <w:rFonts w:ascii="Segoe UI" w:hAnsi="Segoe UI" w:cs="Segoe UI"/>
          <w:b/>
          <w:bCs/>
          <w:color w:val="000000" w:themeColor="text1"/>
          <w:sz w:val="22"/>
          <w:szCs w:val="22"/>
        </w:rPr>
        <w:t>Azure file Sync</w:t>
      </w:r>
      <w:r w:rsidR="008576F2">
        <w:rPr>
          <w:rFonts w:ascii="Segoe UI" w:hAnsi="Segoe UI" w:cs="Segoe UI"/>
          <w:b/>
          <w:bCs/>
          <w:color w:val="000000" w:themeColor="text1"/>
          <w:sz w:val="22"/>
          <w:szCs w:val="22"/>
        </w:rPr>
        <w:t>:</w:t>
      </w:r>
    </w:p>
    <w:p w14:paraId="44A7DBF7" w14:textId="0B43954D" w:rsidR="0014732A" w:rsidRDefault="0014732A" w:rsidP="000D740E">
      <w:pPr>
        <w:pStyle w:val="NormalWeb"/>
        <w:spacing w:before="0" w:beforeAutospacing="0" w:after="0" w:afterAutospacing="0"/>
        <w:ind w:left="360"/>
        <w:rPr>
          <w:rFonts w:ascii="Segoe UI" w:hAnsi="Segoe UI" w:cs="Segoe UI"/>
          <w:color w:val="000000" w:themeColor="text1"/>
          <w:sz w:val="22"/>
          <w:szCs w:val="22"/>
        </w:rPr>
      </w:pPr>
      <w:r>
        <w:rPr>
          <w:rFonts w:ascii="Segoe UI" w:hAnsi="Segoe UI" w:cs="Segoe UI"/>
          <w:color w:val="000000" w:themeColor="text1"/>
          <w:sz w:val="22"/>
          <w:szCs w:val="22"/>
        </w:rPr>
        <w:t xml:space="preserve">With azure file sync, shares </w:t>
      </w:r>
      <w:r w:rsidR="00030AA8">
        <w:rPr>
          <w:rFonts w:ascii="Segoe UI" w:hAnsi="Segoe UI" w:cs="Segoe UI"/>
          <w:color w:val="000000" w:themeColor="text1"/>
          <w:sz w:val="22"/>
          <w:szCs w:val="22"/>
        </w:rPr>
        <w:t>can be replicated to windows server on-premises or in azure</w:t>
      </w:r>
      <w:r w:rsidR="001D32D1">
        <w:rPr>
          <w:rFonts w:ascii="Segoe UI" w:hAnsi="Segoe UI" w:cs="Segoe UI"/>
          <w:color w:val="000000" w:themeColor="text1"/>
          <w:sz w:val="22"/>
          <w:szCs w:val="22"/>
        </w:rPr>
        <w:t>.</w:t>
      </w:r>
    </w:p>
    <w:p w14:paraId="3AC3747A" w14:textId="20BCCBF2" w:rsidR="001D32D1" w:rsidRDefault="001D32D1" w:rsidP="000D740E">
      <w:pPr>
        <w:pStyle w:val="NormalWeb"/>
        <w:spacing w:before="0" w:beforeAutospacing="0" w:after="0" w:afterAutospacing="0"/>
        <w:ind w:left="360"/>
        <w:rPr>
          <w:rFonts w:ascii="Segoe UI" w:hAnsi="Segoe UI" w:cs="Segoe UI"/>
          <w:color w:val="000000" w:themeColor="text1"/>
          <w:sz w:val="22"/>
          <w:szCs w:val="22"/>
        </w:rPr>
      </w:pPr>
      <w:r>
        <w:rPr>
          <w:rFonts w:ascii="Segoe UI" w:hAnsi="Segoe UI" w:cs="Segoe UI"/>
          <w:color w:val="000000" w:themeColor="text1"/>
          <w:sz w:val="22"/>
          <w:szCs w:val="22"/>
        </w:rPr>
        <w:t xml:space="preserve">Users would access the file share through the windows server </w:t>
      </w:r>
    </w:p>
    <w:p w14:paraId="05E8D99C" w14:textId="0CDDDEA4" w:rsidR="001D32D1" w:rsidRDefault="001D32D1" w:rsidP="000D740E">
      <w:pPr>
        <w:pStyle w:val="NormalWeb"/>
        <w:spacing w:before="0" w:beforeAutospacing="0" w:after="0" w:afterAutospacing="0"/>
        <w:ind w:left="360"/>
        <w:rPr>
          <w:rFonts w:ascii="Segoe UI" w:hAnsi="Segoe UI" w:cs="Segoe UI"/>
          <w:color w:val="000000" w:themeColor="text1"/>
          <w:sz w:val="22"/>
          <w:szCs w:val="22"/>
        </w:rPr>
      </w:pPr>
      <w:r>
        <w:rPr>
          <w:rFonts w:ascii="Segoe UI" w:hAnsi="Segoe UI" w:cs="Segoe UI"/>
          <w:color w:val="000000" w:themeColor="text1"/>
          <w:sz w:val="22"/>
          <w:szCs w:val="22"/>
        </w:rPr>
        <w:t xml:space="preserve">Data may be </w:t>
      </w:r>
      <w:r w:rsidR="00843999">
        <w:rPr>
          <w:rFonts w:ascii="Segoe UI" w:hAnsi="Segoe UI" w:cs="Segoe UI"/>
          <w:color w:val="000000" w:themeColor="text1"/>
          <w:sz w:val="22"/>
          <w:szCs w:val="22"/>
        </w:rPr>
        <w:t xml:space="preserve">replicated between multiple windows </w:t>
      </w:r>
      <w:r w:rsidR="00805A0B">
        <w:rPr>
          <w:rFonts w:ascii="Segoe UI" w:hAnsi="Segoe UI" w:cs="Segoe UI"/>
          <w:color w:val="000000" w:themeColor="text1"/>
          <w:sz w:val="22"/>
          <w:szCs w:val="22"/>
        </w:rPr>
        <w:t>server endpoints.</w:t>
      </w:r>
    </w:p>
    <w:p w14:paraId="1D7810C4" w14:textId="7DBBD44F" w:rsidR="00B01B68" w:rsidRDefault="00805A0B" w:rsidP="00B01B68">
      <w:pPr>
        <w:pStyle w:val="NormalWeb"/>
        <w:spacing w:before="0" w:beforeAutospacing="0" w:after="0" w:afterAutospacing="0"/>
        <w:ind w:left="360"/>
        <w:rPr>
          <w:rFonts w:ascii="Segoe UI" w:hAnsi="Segoe UI" w:cs="Segoe UI"/>
          <w:color w:val="000000" w:themeColor="text1"/>
          <w:sz w:val="22"/>
          <w:szCs w:val="22"/>
        </w:rPr>
      </w:pPr>
      <w:r>
        <w:rPr>
          <w:rFonts w:ascii="Segoe UI" w:hAnsi="Segoe UI" w:cs="Segoe UI"/>
          <w:color w:val="000000" w:themeColor="text1"/>
          <w:sz w:val="22"/>
          <w:szCs w:val="22"/>
        </w:rPr>
        <w:t xml:space="preserve">Data </w:t>
      </w:r>
      <w:proofErr w:type="spellStart"/>
      <w:r>
        <w:rPr>
          <w:rFonts w:ascii="Segoe UI" w:hAnsi="Segoe UI" w:cs="Segoe UI"/>
          <w:color w:val="000000" w:themeColor="text1"/>
          <w:sz w:val="22"/>
          <w:szCs w:val="22"/>
        </w:rPr>
        <w:t>tired</w:t>
      </w:r>
      <w:proofErr w:type="spellEnd"/>
      <w:r>
        <w:rPr>
          <w:rFonts w:ascii="Segoe UI" w:hAnsi="Segoe UI" w:cs="Segoe UI"/>
          <w:color w:val="000000" w:themeColor="text1"/>
          <w:sz w:val="22"/>
          <w:szCs w:val="22"/>
        </w:rPr>
        <w:t xml:space="preserve"> to azure files, but </w:t>
      </w:r>
      <w:r w:rsidR="00B01B68">
        <w:rPr>
          <w:rFonts w:ascii="Segoe UI" w:hAnsi="Segoe UI" w:cs="Segoe UI"/>
          <w:color w:val="000000" w:themeColor="text1"/>
          <w:sz w:val="22"/>
          <w:szCs w:val="22"/>
        </w:rPr>
        <w:t>the server does not have a full copy of the data</w:t>
      </w:r>
    </w:p>
    <w:p w14:paraId="29CCCE77" w14:textId="104B22BE" w:rsidR="00B01B68" w:rsidRDefault="00B01B68" w:rsidP="00B01B68">
      <w:pPr>
        <w:pStyle w:val="NormalWeb"/>
        <w:spacing w:before="0" w:beforeAutospacing="0" w:after="0" w:afterAutospacing="0"/>
        <w:ind w:left="360"/>
        <w:rPr>
          <w:rFonts w:ascii="Segoe UI" w:hAnsi="Segoe UI" w:cs="Segoe UI"/>
          <w:color w:val="000000" w:themeColor="text1"/>
          <w:sz w:val="22"/>
          <w:szCs w:val="22"/>
        </w:rPr>
      </w:pPr>
      <w:r>
        <w:rPr>
          <w:rFonts w:ascii="Segoe UI" w:hAnsi="Segoe UI" w:cs="Segoe UI"/>
          <w:color w:val="000000" w:themeColor="text1"/>
          <w:sz w:val="22"/>
          <w:szCs w:val="22"/>
        </w:rPr>
        <w:t xml:space="preserve">Rather, data is seamlessly </w:t>
      </w:r>
      <w:r w:rsidR="008576F2">
        <w:rPr>
          <w:rFonts w:ascii="Segoe UI" w:hAnsi="Segoe UI" w:cs="Segoe UI"/>
          <w:color w:val="000000" w:themeColor="text1"/>
          <w:sz w:val="22"/>
          <w:szCs w:val="22"/>
        </w:rPr>
        <w:t>recalled when opened by your user.</w:t>
      </w:r>
    </w:p>
    <w:p w14:paraId="2D808B4C" w14:textId="77777777" w:rsidR="008576F2" w:rsidRDefault="008576F2" w:rsidP="00B01B68">
      <w:pPr>
        <w:pStyle w:val="NormalWeb"/>
        <w:spacing w:before="0" w:beforeAutospacing="0" w:after="0" w:afterAutospacing="0"/>
        <w:ind w:left="360"/>
        <w:rPr>
          <w:rFonts w:ascii="Segoe UI" w:hAnsi="Segoe UI" w:cs="Segoe UI"/>
          <w:color w:val="000000" w:themeColor="text1"/>
          <w:sz w:val="22"/>
          <w:szCs w:val="22"/>
        </w:rPr>
      </w:pPr>
    </w:p>
    <w:p w14:paraId="4515745F" w14:textId="631E2A9D" w:rsidR="005A7EF9" w:rsidRPr="00467E93" w:rsidRDefault="005A7EF9" w:rsidP="00891F6D">
      <w:pPr>
        <w:pStyle w:val="NormalWeb"/>
        <w:spacing w:before="0" w:beforeAutospacing="0" w:after="0" w:afterAutospacing="0"/>
        <w:rPr>
          <w:rFonts w:ascii="Segoe UI" w:hAnsi="Segoe UI" w:cs="Segoe UI"/>
          <w:color w:val="000000" w:themeColor="text1"/>
          <w:sz w:val="22"/>
          <w:szCs w:val="22"/>
        </w:rPr>
      </w:pPr>
    </w:p>
    <w:p w14:paraId="0F3E9478" w14:textId="45D3B230" w:rsidR="00275B7E" w:rsidRDefault="005A7EF9" w:rsidP="005A7EF9">
      <w:pPr>
        <w:pStyle w:val="NormalWeb"/>
        <w:spacing w:before="0" w:beforeAutospacing="0" w:after="0" w:afterAutospacing="0"/>
        <w:rPr>
          <w:rFonts w:ascii="Segoe UI" w:hAnsi="Segoe UI" w:cs="Segoe UI"/>
          <w:color w:val="000000" w:themeColor="text1"/>
          <w:sz w:val="22"/>
          <w:szCs w:val="22"/>
          <w:highlight w:val="yellow"/>
        </w:rPr>
      </w:pPr>
      <w:r w:rsidRPr="00467E93">
        <w:rPr>
          <w:rFonts w:ascii="Segoe UI" w:hAnsi="Segoe UI" w:cs="Segoe UI"/>
          <w:color w:val="000000" w:themeColor="text1"/>
          <w:sz w:val="22"/>
          <w:szCs w:val="22"/>
          <w:highlight w:val="yellow"/>
        </w:rPr>
        <w:t>&lt;File Name&gt;.file.core.windows.net</w:t>
      </w:r>
    </w:p>
    <w:p w14:paraId="6567BB72" w14:textId="77777777" w:rsidR="00DC4D67" w:rsidRPr="00467E93" w:rsidRDefault="00DC4D67" w:rsidP="005A7EF9">
      <w:pPr>
        <w:pStyle w:val="NormalWeb"/>
        <w:spacing w:before="0" w:beforeAutospacing="0" w:after="0" w:afterAutospacing="0"/>
        <w:rPr>
          <w:rFonts w:ascii="Segoe UI" w:hAnsi="Segoe UI" w:cs="Segoe UI"/>
          <w:color w:val="000000" w:themeColor="text1"/>
          <w:sz w:val="22"/>
          <w:szCs w:val="22"/>
          <w:highlight w:val="yellow"/>
        </w:rPr>
      </w:pPr>
    </w:p>
    <w:p w14:paraId="54C8F624" w14:textId="68A2E6AD" w:rsidR="002F660D" w:rsidRPr="0082509E" w:rsidRDefault="002F660D" w:rsidP="003412E5">
      <w:pPr>
        <w:pStyle w:val="Heading2"/>
        <w:rPr>
          <w:rFonts w:ascii="Segoe UI" w:hAnsi="Segoe UI" w:cs="Segoe UI"/>
          <w:bCs/>
          <w:color w:val="2683C6" w:themeColor="accent2"/>
          <w:sz w:val="22"/>
          <w:szCs w:val="22"/>
        </w:rPr>
      </w:pPr>
      <w:bookmarkStart w:id="39" w:name="_Toc8945456"/>
      <w:r w:rsidRPr="0082509E">
        <w:rPr>
          <w:rFonts w:ascii="Segoe UI" w:hAnsi="Segoe UI" w:cs="Segoe UI"/>
          <w:bCs/>
          <w:color w:val="2683C6" w:themeColor="accent2"/>
          <w:sz w:val="22"/>
          <w:szCs w:val="22"/>
        </w:rPr>
        <w:t>Tables</w:t>
      </w:r>
      <w:bookmarkEnd w:id="39"/>
    </w:p>
    <w:p w14:paraId="303A7008" w14:textId="18869296" w:rsidR="00DC4D67" w:rsidRDefault="00771CEB" w:rsidP="00A16A36">
      <w:pPr>
        <w:pStyle w:val="NormalWeb"/>
        <w:numPr>
          <w:ilvl w:val="0"/>
          <w:numId w:val="82"/>
        </w:numPr>
        <w:spacing w:before="0" w:beforeAutospacing="0" w:after="0" w:afterAutospacing="0"/>
        <w:ind w:left="357" w:hanging="357"/>
        <w:rPr>
          <w:rFonts w:ascii="Segoe UI" w:hAnsi="Segoe UI" w:cs="Segoe UI"/>
          <w:color w:val="000000" w:themeColor="text1"/>
          <w:sz w:val="22"/>
          <w:szCs w:val="22"/>
        </w:rPr>
      </w:pPr>
      <w:r w:rsidRPr="00467E93">
        <w:rPr>
          <w:rFonts w:ascii="Segoe UI" w:hAnsi="Segoe UI" w:cs="Segoe UI"/>
          <w:color w:val="000000" w:themeColor="text1"/>
          <w:sz w:val="22"/>
          <w:szCs w:val="22"/>
        </w:rPr>
        <w:t xml:space="preserve">The Azure table storage service </w:t>
      </w:r>
      <w:r w:rsidR="004838BB">
        <w:rPr>
          <w:rFonts w:ascii="Segoe UI" w:hAnsi="Segoe UI" w:cs="Segoe UI"/>
          <w:color w:val="000000" w:themeColor="text1"/>
          <w:sz w:val="22"/>
          <w:szCs w:val="22"/>
        </w:rPr>
        <w:t xml:space="preserve">to </w:t>
      </w:r>
      <w:r w:rsidRPr="00467E93">
        <w:rPr>
          <w:rFonts w:ascii="Segoe UI" w:hAnsi="Segoe UI" w:cs="Segoe UI"/>
          <w:color w:val="000000" w:themeColor="text1"/>
          <w:sz w:val="22"/>
          <w:szCs w:val="22"/>
        </w:rPr>
        <w:t>store large amount of structure data</w:t>
      </w:r>
      <w:r w:rsidR="004838BB">
        <w:rPr>
          <w:rFonts w:ascii="Segoe UI" w:hAnsi="Segoe UI" w:cs="Segoe UI"/>
          <w:color w:val="000000" w:themeColor="text1"/>
          <w:sz w:val="22"/>
          <w:szCs w:val="22"/>
        </w:rPr>
        <w:t xml:space="preserve"> stores partially</w:t>
      </w:r>
      <w:r w:rsidRPr="00467E93">
        <w:rPr>
          <w:rFonts w:ascii="Segoe UI" w:hAnsi="Segoe UI" w:cs="Segoe UI"/>
          <w:color w:val="000000" w:themeColor="text1"/>
          <w:sz w:val="22"/>
          <w:szCs w:val="22"/>
        </w:rPr>
        <w:t>.</w:t>
      </w:r>
    </w:p>
    <w:p w14:paraId="7DB242FB" w14:textId="3FDF6C64" w:rsidR="00DC4D67" w:rsidRDefault="00DC4D67" w:rsidP="00A16A36">
      <w:pPr>
        <w:pStyle w:val="NormalWeb"/>
        <w:numPr>
          <w:ilvl w:val="0"/>
          <w:numId w:val="82"/>
        </w:numPr>
        <w:spacing w:before="0" w:beforeAutospacing="0" w:after="0" w:afterAutospacing="0"/>
        <w:ind w:left="357" w:hanging="357"/>
        <w:rPr>
          <w:rFonts w:ascii="Segoe UI" w:hAnsi="Segoe UI" w:cs="Segoe UI"/>
          <w:color w:val="000000" w:themeColor="text1"/>
          <w:sz w:val="22"/>
          <w:szCs w:val="22"/>
        </w:rPr>
      </w:pPr>
      <w:r>
        <w:rPr>
          <w:rFonts w:ascii="Segoe UI" w:hAnsi="Segoe UI" w:cs="Segoe UI"/>
          <w:color w:val="000000" w:themeColor="text1"/>
          <w:sz w:val="22"/>
          <w:szCs w:val="22"/>
        </w:rPr>
        <w:t xml:space="preserve">With </w:t>
      </w:r>
      <w:r w:rsidR="007D69B8">
        <w:rPr>
          <w:rFonts w:ascii="Segoe UI" w:hAnsi="Segoe UI" w:cs="Segoe UI"/>
          <w:color w:val="000000" w:themeColor="text1"/>
          <w:sz w:val="22"/>
          <w:szCs w:val="22"/>
        </w:rPr>
        <w:t xml:space="preserve">each storage account, you can create </w:t>
      </w:r>
      <w:r w:rsidR="00347F79">
        <w:rPr>
          <w:rFonts w:ascii="Segoe UI" w:hAnsi="Segoe UI" w:cs="Segoe UI"/>
          <w:color w:val="000000" w:themeColor="text1"/>
          <w:sz w:val="22"/>
          <w:szCs w:val="22"/>
        </w:rPr>
        <w:t xml:space="preserve">multiple tables, and </w:t>
      </w:r>
      <w:r w:rsidR="00B117EB">
        <w:rPr>
          <w:rFonts w:ascii="Segoe UI" w:hAnsi="Segoe UI" w:cs="Segoe UI"/>
          <w:color w:val="000000" w:themeColor="text1"/>
          <w:sz w:val="22"/>
          <w:szCs w:val="22"/>
        </w:rPr>
        <w:t>each table can contain multiple entities.</w:t>
      </w:r>
    </w:p>
    <w:p w14:paraId="1EFB1535" w14:textId="77777777" w:rsidR="00AC6CBE" w:rsidRDefault="00771CEB" w:rsidP="00A16A36">
      <w:pPr>
        <w:pStyle w:val="NormalWeb"/>
        <w:numPr>
          <w:ilvl w:val="0"/>
          <w:numId w:val="82"/>
        </w:numPr>
        <w:spacing w:before="0" w:beforeAutospacing="0" w:after="0" w:afterAutospacing="0"/>
        <w:ind w:left="357" w:hanging="357"/>
        <w:rPr>
          <w:rFonts w:ascii="Segoe UI" w:hAnsi="Segoe UI" w:cs="Segoe UI"/>
          <w:color w:val="000000" w:themeColor="text1"/>
          <w:sz w:val="22"/>
          <w:szCs w:val="22"/>
        </w:rPr>
      </w:pPr>
      <w:r w:rsidRPr="00467E93">
        <w:rPr>
          <w:rFonts w:ascii="Segoe UI" w:hAnsi="Segoe UI" w:cs="Segoe UI"/>
          <w:color w:val="000000" w:themeColor="text1"/>
          <w:sz w:val="22"/>
          <w:szCs w:val="22"/>
        </w:rPr>
        <w:t xml:space="preserve">The Service is a No SQL </w:t>
      </w:r>
      <w:r w:rsidR="002F660D" w:rsidRPr="00467E93">
        <w:rPr>
          <w:rFonts w:ascii="Segoe UI" w:hAnsi="Segoe UI" w:cs="Segoe UI"/>
          <w:color w:val="000000" w:themeColor="text1"/>
          <w:sz w:val="22"/>
          <w:szCs w:val="22"/>
        </w:rPr>
        <w:t>data store</w:t>
      </w:r>
      <w:r w:rsidRPr="00467E93">
        <w:rPr>
          <w:rFonts w:ascii="Segoe UI" w:hAnsi="Segoe UI" w:cs="Segoe UI"/>
          <w:color w:val="000000" w:themeColor="text1"/>
          <w:sz w:val="22"/>
          <w:szCs w:val="22"/>
        </w:rPr>
        <w:t xml:space="preserve"> which accepts authenticated calls from inside and outside the Azure cloud,</w:t>
      </w:r>
    </w:p>
    <w:p w14:paraId="63C0ECE3" w14:textId="5435015F" w:rsidR="00771CEB" w:rsidRPr="00467E93" w:rsidRDefault="00771CEB" w:rsidP="00A16A36">
      <w:pPr>
        <w:pStyle w:val="NormalWeb"/>
        <w:numPr>
          <w:ilvl w:val="0"/>
          <w:numId w:val="82"/>
        </w:numPr>
        <w:spacing w:before="0" w:beforeAutospacing="0" w:after="0" w:afterAutospacing="0"/>
        <w:ind w:left="357" w:hanging="357"/>
        <w:rPr>
          <w:rFonts w:ascii="Segoe UI" w:hAnsi="Segoe UI" w:cs="Segoe UI"/>
          <w:color w:val="000000" w:themeColor="text1"/>
          <w:sz w:val="22"/>
          <w:szCs w:val="22"/>
        </w:rPr>
      </w:pPr>
      <w:r w:rsidRPr="00467E93">
        <w:rPr>
          <w:rFonts w:ascii="Segoe UI" w:hAnsi="Segoe UI" w:cs="Segoe UI"/>
          <w:color w:val="000000" w:themeColor="text1"/>
          <w:sz w:val="22"/>
          <w:szCs w:val="22"/>
        </w:rPr>
        <w:t>Azure tables are ideal for storing structured, non-relations data.</w:t>
      </w:r>
    </w:p>
    <w:p w14:paraId="40D00D7C" w14:textId="1995EF48" w:rsidR="00812DDE" w:rsidRPr="00467E93" w:rsidRDefault="00812DDE" w:rsidP="00A16A36">
      <w:pPr>
        <w:pStyle w:val="NormalWeb"/>
        <w:numPr>
          <w:ilvl w:val="0"/>
          <w:numId w:val="82"/>
        </w:numPr>
        <w:spacing w:before="0" w:beforeAutospacing="0" w:after="0" w:afterAutospacing="0"/>
        <w:ind w:left="357" w:hanging="357"/>
        <w:rPr>
          <w:rFonts w:ascii="Segoe UI" w:hAnsi="Segoe UI" w:cs="Segoe UI"/>
          <w:color w:val="000000" w:themeColor="text1"/>
          <w:sz w:val="22"/>
          <w:szCs w:val="22"/>
        </w:rPr>
      </w:pPr>
      <w:r w:rsidRPr="00467E93">
        <w:rPr>
          <w:rFonts w:ascii="Segoe UI" w:hAnsi="Segoe UI" w:cs="Segoe UI"/>
          <w:color w:val="000000" w:themeColor="text1"/>
          <w:sz w:val="22"/>
          <w:szCs w:val="22"/>
        </w:rPr>
        <w:t>Developers can use table storage as the back-end data store for websites, mobile apps, PaaS cloud services, and other types of solution</w:t>
      </w:r>
    </w:p>
    <w:p w14:paraId="1755BB87" w14:textId="7673E9A7" w:rsidR="005A7EF9" w:rsidRPr="00467E93" w:rsidRDefault="005A7EF9" w:rsidP="00891F6D">
      <w:pPr>
        <w:pStyle w:val="NormalWeb"/>
        <w:spacing w:before="0" w:beforeAutospacing="0" w:after="0" w:afterAutospacing="0"/>
        <w:rPr>
          <w:rFonts w:ascii="Segoe UI" w:hAnsi="Segoe UI" w:cs="Segoe UI"/>
          <w:color w:val="000000" w:themeColor="text1"/>
          <w:sz w:val="22"/>
          <w:szCs w:val="22"/>
        </w:rPr>
      </w:pPr>
    </w:p>
    <w:p w14:paraId="724F5D38" w14:textId="4619A8F3" w:rsidR="002F660D" w:rsidRDefault="00F2749D" w:rsidP="002F660D">
      <w:pPr>
        <w:pStyle w:val="NormalWeb"/>
        <w:spacing w:before="0" w:beforeAutospacing="0" w:after="0" w:afterAutospacing="0"/>
        <w:rPr>
          <w:rFonts w:ascii="Segoe UI" w:hAnsi="Segoe UI" w:cs="Segoe UI"/>
          <w:color w:val="000000" w:themeColor="text1"/>
          <w:sz w:val="22"/>
          <w:szCs w:val="22"/>
          <w:highlight w:val="yellow"/>
        </w:rPr>
      </w:pPr>
      <w:r w:rsidRPr="00467E93">
        <w:rPr>
          <w:rFonts w:ascii="Segoe UI" w:hAnsi="Segoe UI" w:cs="Segoe UI"/>
          <w:color w:val="000000" w:themeColor="text1"/>
          <w:sz w:val="22"/>
          <w:szCs w:val="22"/>
          <w:highlight w:val="yellow"/>
        </w:rPr>
        <w:t>&lt;File Name&gt;.table.core.windows.net</w:t>
      </w:r>
    </w:p>
    <w:p w14:paraId="61735ABA" w14:textId="216C735B" w:rsidR="00B344A4" w:rsidRDefault="00B344A4" w:rsidP="002F660D">
      <w:pPr>
        <w:pStyle w:val="NormalWeb"/>
        <w:spacing w:before="0" w:beforeAutospacing="0" w:after="0" w:afterAutospacing="0"/>
        <w:rPr>
          <w:rFonts w:ascii="Segoe UI" w:hAnsi="Segoe UI" w:cs="Segoe UI"/>
          <w:color w:val="000000" w:themeColor="text1"/>
          <w:sz w:val="22"/>
          <w:szCs w:val="22"/>
          <w:highlight w:val="yellow"/>
        </w:rPr>
      </w:pPr>
    </w:p>
    <w:p w14:paraId="58921F1B" w14:textId="78C03FB9" w:rsidR="00B344A4" w:rsidRDefault="00B344A4" w:rsidP="002F660D">
      <w:pPr>
        <w:pStyle w:val="NormalWeb"/>
        <w:spacing w:before="0" w:beforeAutospacing="0" w:after="0" w:afterAutospacing="0"/>
        <w:rPr>
          <w:rFonts w:ascii="Segoe UI" w:hAnsi="Segoe UI" w:cs="Segoe UI"/>
          <w:color w:val="000000" w:themeColor="text1"/>
          <w:sz w:val="22"/>
          <w:szCs w:val="22"/>
          <w:highlight w:val="yellow"/>
        </w:rPr>
      </w:pPr>
    </w:p>
    <w:p w14:paraId="02599226" w14:textId="713908E6" w:rsidR="00B344A4" w:rsidRDefault="00447163" w:rsidP="002F660D">
      <w:pPr>
        <w:pStyle w:val="NormalWeb"/>
        <w:spacing w:before="0" w:beforeAutospacing="0" w:after="0" w:afterAutospacing="0"/>
        <w:rPr>
          <w:rFonts w:ascii="Segoe UI" w:hAnsi="Segoe UI" w:cs="Segoe UI"/>
          <w:color w:val="000000" w:themeColor="text1"/>
          <w:sz w:val="22"/>
          <w:szCs w:val="22"/>
          <w:highlight w:val="yellow"/>
        </w:rPr>
      </w:pPr>
      <w:r>
        <w:rPr>
          <w:rFonts w:ascii="Segoe UI" w:hAnsi="Segoe UI" w:cs="Segoe UI"/>
          <w:color w:val="000000" w:themeColor="text1"/>
          <w:sz w:val="22"/>
          <w:szCs w:val="22"/>
          <w:highlight w:val="yellow"/>
        </w:rPr>
        <w:t xml:space="preserve">Azure </w:t>
      </w:r>
    </w:p>
    <w:p w14:paraId="2FFCF194" w14:textId="77777777" w:rsidR="007F120B" w:rsidRPr="00467E93" w:rsidRDefault="007F120B" w:rsidP="002F660D">
      <w:pPr>
        <w:pStyle w:val="NormalWeb"/>
        <w:spacing w:before="0" w:beforeAutospacing="0" w:after="0" w:afterAutospacing="0"/>
        <w:rPr>
          <w:rFonts w:ascii="Segoe UI" w:hAnsi="Segoe UI" w:cs="Segoe UI"/>
          <w:color w:val="000000" w:themeColor="text1"/>
          <w:sz w:val="22"/>
          <w:szCs w:val="22"/>
          <w:highlight w:val="yellow"/>
        </w:rPr>
      </w:pPr>
    </w:p>
    <w:p w14:paraId="58AE8A4E" w14:textId="3153B242" w:rsidR="002F660D" w:rsidRDefault="002F660D" w:rsidP="002F660D">
      <w:pPr>
        <w:pStyle w:val="NormalWeb"/>
        <w:spacing w:before="0" w:beforeAutospacing="0" w:after="0" w:afterAutospacing="0"/>
        <w:rPr>
          <w:rFonts w:ascii="Segoe UI" w:hAnsi="Segoe UI" w:cs="Segoe UI"/>
          <w:color w:val="000000" w:themeColor="text1"/>
          <w:sz w:val="22"/>
          <w:szCs w:val="22"/>
          <w:highlight w:val="yellow"/>
        </w:rPr>
      </w:pPr>
    </w:p>
    <w:p w14:paraId="72EA64F7" w14:textId="25305384" w:rsidR="0002224E" w:rsidRDefault="0002224E" w:rsidP="002F660D">
      <w:pPr>
        <w:pStyle w:val="NormalWeb"/>
        <w:spacing w:before="0" w:beforeAutospacing="0" w:after="0" w:afterAutospacing="0"/>
        <w:rPr>
          <w:rFonts w:ascii="Segoe UI" w:hAnsi="Segoe UI" w:cs="Segoe UI"/>
          <w:color w:val="000000" w:themeColor="text1"/>
          <w:sz w:val="22"/>
          <w:szCs w:val="22"/>
          <w:highlight w:val="yellow"/>
        </w:rPr>
      </w:pPr>
    </w:p>
    <w:p w14:paraId="4A00A520" w14:textId="1D5F9319" w:rsidR="0002224E" w:rsidRDefault="0002224E" w:rsidP="002F660D">
      <w:pPr>
        <w:pStyle w:val="NormalWeb"/>
        <w:spacing w:before="0" w:beforeAutospacing="0" w:after="0" w:afterAutospacing="0"/>
        <w:rPr>
          <w:rFonts w:ascii="Segoe UI" w:hAnsi="Segoe UI" w:cs="Segoe UI"/>
          <w:color w:val="000000" w:themeColor="text1"/>
          <w:sz w:val="22"/>
          <w:szCs w:val="22"/>
          <w:highlight w:val="yellow"/>
        </w:rPr>
      </w:pPr>
    </w:p>
    <w:p w14:paraId="769AE8FD" w14:textId="2FE939FB" w:rsidR="00411ADD" w:rsidRDefault="00411ADD" w:rsidP="002F660D">
      <w:pPr>
        <w:pStyle w:val="NormalWeb"/>
        <w:spacing w:before="0" w:beforeAutospacing="0" w:after="0" w:afterAutospacing="0"/>
        <w:rPr>
          <w:rFonts w:ascii="Segoe UI" w:hAnsi="Segoe UI" w:cs="Segoe UI"/>
          <w:color w:val="000000" w:themeColor="text1"/>
          <w:sz w:val="22"/>
          <w:szCs w:val="22"/>
          <w:highlight w:val="yellow"/>
        </w:rPr>
      </w:pPr>
    </w:p>
    <w:p w14:paraId="216226A1" w14:textId="1F045A57" w:rsidR="00411ADD" w:rsidRDefault="0012390C" w:rsidP="002F660D">
      <w:pPr>
        <w:pStyle w:val="NormalWeb"/>
        <w:spacing w:before="0" w:beforeAutospacing="0" w:after="0" w:afterAutospacing="0"/>
        <w:rPr>
          <w:rFonts w:ascii="Segoe UI" w:hAnsi="Segoe UI" w:cs="Segoe UI"/>
          <w:color w:val="000000" w:themeColor="text1"/>
          <w:sz w:val="22"/>
          <w:szCs w:val="22"/>
        </w:rPr>
      </w:pPr>
      <w:r w:rsidRPr="0012390C">
        <w:rPr>
          <w:rFonts w:ascii="Segoe UI" w:hAnsi="Segoe UI" w:cs="Segoe UI"/>
          <w:color w:val="000000" w:themeColor="text1"/>
          <w:sz w:val="22"/>
          <w:szCs w:val="22"/>
        </w:rPr>
        <w:t>Data transfer</w:t>
      </w:r>
    </w:p>
    <w:p w14:paraId="050A7FB8" w14:textId="152815A2" w:rsidR="009709A5" w:rsidRDefault="009709A5" w:rsidP="002F660D">
      <w:pPr>
        <w:pStyle w:val="NormalWeb"/>
        <w:spacing w:before="0" w:beforeAutospacing="0" w:after="0" w:afterAutospacing="0"/>
        <w:rPr>
          <w:rFonts w:ascii="Segoe UI" w:hAnsi="Segoe UI" w:cs="Segoe UI"/>
          <w:color w:val="000000" w:themeColor="text1"/>
          <w:sz w:val="22"/>
          <w:szCs w:val="22"/>
        </w:rPr>
      </w:pPr>
      <w:r w:rsidRPr="009709A5">
        <w:rPr>
          <w:rFonts w:ascii="Segoe UI" w:hAnsi="Segoe UI" w:cs="Segoe UI"/>
          <w:color w:val="000000" w:themeColor="text1"/>
          <w:sz w:val="22"/>
          <w:szCs w:val="22"/>
        </w:rPr>
        <w:t>Azure Data Box family for offline transfers</w:t>
      </w:r>
    </w:p>
    <w:p w14:paraId="3DD2A6B8" w14:textId="77777777" w:rsidR="009709A5" w:rsidRDefault="009709A5" w:rsidP="002F660D">
      <w:pPr>
        <w:pStyle w:val="NormalWeb"/>
        <w:spacing w:before="0" w:beforeAutospacing="0" w:after="0" w:afterAutospacing="0"/>
        <w:rPr>
          <w:rFonts w:ascii="Segoe UI" w:hAnsi="Segoe UI" w:cs="Segoe UI"/>
          <w:color w:val="000000" w:themeColor="text1"/>
          <w:sz w:val="22"/>
          <w:szCs w:val="22"/>
          <w:highlight w:val="yellow"/>
        </w:rPr>
      </w:pPr>
    </w:p>
    <w:p w14:paraId="7915C374" w14:textId="5552A387" w:rsidR="00411ADD" w:rsidRDefault="0012390C" w:rsidP="002F660D">
      <w:pPr>
        <w:pStyle w:val="NormalWeb"/>
        <w:spacing w:before="0" w:beforeAutospacing="0" w:after="0" w:afterAutospacing="0"/>
        <w:rPr>
          <w:rFonts w:ascii="Segoe UI" w:hAnsi="Segoe UI" w:cs="Segoe UI"/>
          <w:color w:val="000000" w:themeColor="text1"/>
          <w:sz w:val="22"/>
          <w:szCs w:val="22"/>
        </w:rPr>
      </w:pPr>
      <w:r w:rsidRPr="0012390C">
        <w:rPr>
          <w:rFonts w:ascii="Segoe UI" w:hAnsi="Segoe UI" w:cs="Segoe UI"/>
          <w:color w:val="000000" w:themeColor="text1"/>
          <w:sz w:val="22"/>
          <w:szCs w:val="22"/>
        </w:rPr>
        <w:t>Azure Data Box family for offline transfers – Use devices from Microsoft-supplied Data Box devices to move large amounts of data to Azure when you’re limited by time, network availability, or costs. Copy on-premises data using tools such as Robocopy. Depending on the data size intended for transfer, you can choose from Data Box Disk, Data Box, or Data Box Heavy.</w:t>
      </w:r>
    </w:p>
    <w:p w14:paraId="5E586535" w14:textId="002F8311" w:rsidR="009709A5" w:rsidRDefault="009709A5" w:rsidP="002F660D">
      <w:pPr>
        <w:pStyle w:val="NormalWeb"/>
        <w:spacing w:before="0" w:beforeAutospacing="0" w:after="0" w:afterAutospacing="0"/>
        <w:rPr>
          <w:rFonts w:ascii="Segoe UI" w:hAnsi="Segoe UI" w:cs="Segoe UI"/>
          <w:color w:val="000000" w:themeColor="text1"/>
          <w:sz w:val="22"/>
          <w:szCs w:val="22"/>
        </w:rPr>
      </w:pPr>
    </w:p>
    <w:p w14:paraId="0D879BE3" w14:textId="77777777" w:rsidR="009709A5" w:rsidRPr="009709A5" w:rsidRDefault="009709A5" w:rsidP="009709A5">
      <w:pPr>
        <w:pStyle w:val="NormalWeb"/>
        <w:spacing w:after="0"/>
        <w:rPr>
          <w:rFonts w:ascii="Segoe UI" w:hAnsi="Segoe UI" w:cs="Segoe UI"/>
          <w:color w:val="000000" w:themeColor="text1"/>
          <w:sz w:val="22"/>
          <w:szCs w:val="22"/>
        </w:rPr>
      </w:pPr>
      <w:r w:rsidRPr="009709A5">
        <w:rPr>
          <w:rFonts w:ascii="Segoe UI" w:hAnsi="Segoe UI" w:cs="Segoe UI"/>
          <w:color w:val="000000" w:themeColor="text1"/>
          <w:sz w:val="22"/>
          <w:szCs w:val="22"/>
        </w:rPr>
        <w:t xml:space="preserve">Azure Import/Export – </w:t>
      </w:r>
    </w:p>
    <w:p w14:paraId="26741C12" w14:textId="77777777" w:rsidR="009709A5" w:rsidRPr="009709A5" w:rsidRDefault="009709A5" w:rsidP="009709A5">
      <w:pPr>
        <w:pStyle w:val="NormalWeb"/>
        <w:spacing w:after="0"/>
        <w:rPr>
          <w:rFonts w:ascii="Segoe UI" w:hAnsi="Segoe UI" w:cs="Segoe UI"/>
          <w:color w:val="000000" w:themeColor="text1"/>
          <w:sz w:val="22"/>
          <w:szCs w:val="22"/>
        </w:rPr>
      </w:pPr>
      <w:r w:rsidRPr="009709A5">
        <w:rPr>
          <w:rFonts w:ascii="Segoe UI" w:hAnsi="Segoe UI" w:cs="Segoe UI"/>
          <w:color w:val="000000" w:themeColor="text1"/>
          <w:sz w:val="22"/>
          <w:szCs w:val="22"/>
        </w:rPr>
        <w:t xml:space="preserve">Use Azure Import/Export service by shipping your own disk drives to securely import large amounts of data to Azure Blob storage and Azure Files. </w:t>
      </w:r>
    </w:p>
    <w:p w14:paraId="39C3CA5D" w14:textId="0C6D9244" w:rsidR="009709A5" w:rsidRDefault="009709A5" w:rsidP="009709A5">
      <w:pPr>
        <w:pStyle w:val="NormalWeb"/>
        <w:spacing w:before="0" w:beforeAutospacing="0" w:after="0" w:afterAutospacing="0"/>
        <w:rPr>
          <w:rFonts w:ascii="Segoe UI" w:hAnsi="Segoe UI" w:cs="Segoe UI"/>
          <w:color w:val="000000" w:themeColor="text1"/>
          <w:sz w:val="22"/>
          <w:szCs w:val="22"/>
        </w:rPr>
      </w:pPr>
      <w:r w:rsidRPr="009709A5">
        <w:rPr>
          <w:rFonts w:ascii="Segoe UI" w:hAnsi="Segoe UI" w:cs="Segoe UI"/>
          <w:color w:val="000000" w:themeColor="text1"/>
          <w:sz w:val="22"/>
          <w:szCs w:val="22"/>
        </w:rPr>
        <w:t>This service can also be used to transfer data from Azure Blob storage to disk drives and ship to your on-premises sites.</w:t>
      </w:r>
    </w:p>
    <w:p w14:paraId="6290FF7C" w14:textId="6FA62E82" w:rsidR="009709A5" w:rsidRDefault="009709A5" w:rsidP="009709A5">
      <w:pPr>
        <w:pStyle w:val="NormalWeb"/>
        <w:spacing w:before="0" w:beforeAutospacing="0" w:after="0" w:afterAutospacing="0"/>
        <w:rPr>
          <w:rFonts w:ascii="Segoe UI" w:hAnsi="Segoe UI" w:cs="Segoe UI"/>
          <w:color w:val="000000" w:themeColor="text1"/>
          <w:sz w:val="22"/>
          <w:szCs w:val="22"/>
        </w:rPr>
      </w:pPr>
    </w:p>
    <w:p w14:paraId="283BB74F" w14:textId="77777777" w:rsidR="009709A5" w:rsidRPr="009709A5" w:rsidRDefault="009709A5" w:rsidP="009709A5">
      <w:pPr>
        <w:pStyle w:val="NormalWeb"/>
        <w:spacing w:after="0"/>
        <w:rPr>
          <w:rFonts w:ascii="Segoe UI" w:hAnsi="Segoe UI" w:cs="Segoe UI"/>
          <w:color w:val="000000" w:themeColor="text1"/>
          <w:sz w:val="22"/>
          <w:szCs w:val="22"/>
        </w:rPr>
      </w:pPr>
      <w:r w:rsidRPr="009709A5">
        <w:rPr>
          <w:rFonts w:ascii="Segoe UI" w:hAnsi="Segoe UI" w:cs="Segoe UI"/>
          <w:color w:val="000000" w:themeColor="text1"/>
          <w:sz w:val="22"/>
          <w:szCs w:val="22"/>
        </w:rPr>
        <w:t>High network bandwidth (1 Gbps - 100 Gbps)</w:t>
      </w:r>
    </w:p>
    <w:p w14:paraId="15F40FBE" w14:textId="77777777" w:rsidR="009709A5" w:rsidRPr="009709A5" w:rsidRDefault="009709A5" w:rsidP="009709A5">
      <w:pPr>
        <w:pStyle w:val="NormalWeb"/>
        <w:spacing w:after="0"/>
        <w:rPr>
          <w:rFonts w:ascii="Segoe UI" w:hAnsi="Segoe UI" w:cs="Segoe UI"/>
          <w:color w:val="000000" w:themeColor="text1"/>
          <w:sz w:val="22"/>
          <w:szCs w:val="22"/>
        </w:rPr>
      </w:pPr>
      <w:r w:rsidRPr="009709A5">
        <w:rPr>
          <w:rFonts w:ascii="Segoe UI" w:hAnsi="Segoe UI" w:cs="Segoe UI"/>
          <w:color w:val="000000" w:themeColor="text1"/>
          <w:sz w:val="22"/>
          <w:szCs w:val="22"/>
        </w:rPr>
        <w:t>If the available network bandwidth is high, use one of the following tools.</w:t>
      </w:r>
    </w:p>
    <w:p w14:paraId="4F0CAEC9" w14:textId="77777777" w:rsidR="009709A5" w:rsidRPr="009709A5" w:rsidRDefault="009709A5" w:rsidP="009709A5">
      <w:pPr>
        <w:pStyle w:val="NormalWeb"/>
        <w:spacing w:after="0"/>
        <w:rPr>
          <w:rFonts w:ascii="Segoe UI" w:hAnsi="Segoe UI" w:cs="Segoe UI"/>
          <w:color w:val="000000" w:themeColor="text1"/>
          <w:sz w:val="22"/>
          <w:szCs w:val="22"/>
        </w:rPr>
      </w:pPr>
    </w:p>
    <w:p w14:paraId="349A28CA" w14:textId="77777777" w:rsidR="009709A5" w:rsidRPr="009709A5" w:rsidRDefault="009709A5" w:rsidP="009709A5">
      <w:pPr>
        <w:pStyle w:val="NormalWeb"/>
        <w:spacing w:after="0"/>
        <w:rPr>
          <w:rFonts w:ascii="Segoe UI" w:hAnsi="Segoe UI" w:cs="Segoe UI"/>
          <w:color w:val="000000" w:themeColor="text1"/>
          <w:sz w:val="22"/>
          <w:szCs w:val="22"/>
        </w:rPr>
      </w:pPr>
      <w:proofErr w:type="spellStart"/>
      <w:r w:rsidRPr="009709A5">
        <w:rPr>
          <w:rFonts w:ascii="Segoe UI" w:hAnsi="Segoe UI" w:cs="Segoe UI"/>
          <w:color w:val="000000" w:themeColor="text1"/>
          <w:sz w:val="22"/>
          <w:szCs w:val="22"/>
        </w:rPr>
        <w:t>AzCopy</w:t>
      </w:r>
      <w:proofErr w:type="spellEnd"/>
      <w:r w:rsidRPr="009709A5">
        <w:rPr>
          <w:rFonts w:ascii="Segoe UI" w:hAnsi="Segoe UI" w:cs="Segoe UI"/>
          <w:color w:val="000000" w:themeColor="text1"/>
          <w:sz w:val="22"/>
          <w:szCs w:val="22"/>
        </w:rPr>
        <w:t xml:space="preserve"> - Use this command-line tool to easily copy data to and from Azure Blobs, Files, and Table storage with optimal performance. </w:t>
      </w:r>
      <w:proofErr w:type="spellStart"/>
      <w:r w:rsidRPr="009709A5">
        <w:rPr>
          <w:rFonts w:ascii="Segoe UI" w:hAnsi="Segoe UI" w:cs="Segoe UI"/>
          <w:color w:val="000000" w:themeColor="text1"/>
          <w:sz w:val="22"/>
          <w:szCs w:val="22"/>
        </w:rPr>
        <w:t>AzCopy</w:t>
      </w:r>
      <w:proofErr w:type="spellEnd"/>
      <w:r w:rsidRPr="009709A5">
        <w:rPr>
          <w:rFonts w:ascii="Segoe UI" w:hAnsi="Segoe UI" w:cs="Segoe UI"/>
          <w:color w:val="000000" w:themeColor="text1"/>
          <w:sz w:val="22"/>
          <w:szCs w:val="22"/>
        </w:rPr>
        <w:t xml:space="preserve"> supports concurrency and parallelism, and the ability to resume copy operations when interrupted.</w:t>
      </w:r>
    </w:p>
    <w:p w14:paraId="191BAA12" w14:textId="77777777" w:rsidR="009709A5" w:rsidRPr="009709A5" w:rsidRDefault="009709A5" w:rsidP="009709A5">
      <w:pPr>
        <w:pStyle w:val="NormalWeb"/>
        <w:spacing w:after="0"/>
        <w:rPr>
          <w:rFonts w:ascii="Segoe UI" w:hAnsi="Segoe UI" w:cs="Segoe UI"/>
          <w:color w:val="000000" w:themeColor="text1"/>
          <w:sz w:val="22"/>
          <w:szCs w:val="22"/>
        </w:rPr>
      </w:pPr>
      <w:r w:rsidRPr="009709A5">
        <w:rPr>
          <w:rFonts w:ascii="Segoe UI" w:hAnsi="Segoe UI" w:cs="Segoe UI"/>
          <w:color w:val="000000" w:themeColor="text1"/>
          <w:sz w:val="22"/>
          <w:szCs w:val="22"/>
        </w:rPr>
        <w:t>Azure Storage REST APIs/SDKs – When building an application, you can develop the application against Azure Storage REST APIs and use the Azure SDKs offered in multiple languages.</w:t>
      </w:r>
    </w:p>
    <w:p w14:paraId="55584277" w14:textId="77777777" w:rsidR="009709A5" w:rsidRPr="009709A5" w:rsidRDefault="009709A5" w:rsidP="009709A5">
      <w:pPr>
        <w:pStyle w:val="NormalWeb"/>
        <w:spacing w:after="0"/>
        <w:rPr>
          <w:rFonts w:ascii="Segoe UI" w:hAnsi="Segoe UI" w:cs="Segoe UI"/>
          <w:color w:val="000000" w:themeColor="text1"/>
          <w:sz w:val="22"/>
          <w:szCs w:val="22"/>
        </w:rPr>
      </w:pPr>
      <w:r w:rsidRPr="009709A5">
        <w:rPr>
          <w:rFonts w:ascii="Segoe UI" w:hAnsi="Segoe UI" w:cs="Segoe UI"/>
          <w:color w:val="000000" w:themeColor="text1"/>
          <w:sz w:val="22"/>
          <w:szCs w:val="22"/>
        </w:rPr>
        <w:t>Azure Data Box family for online transfers – Data Box Edge and Data Box Gateway are online network devices that can move data into and out of Azure. Use Data Box Edge physical device when there is a simultaneous need for continuous ingestion and pre-processing of the data prior to upload. Data Box Gateway is a virtual version of the device with the same data transfer capabilities. In each case, the data transfer is managed by the device.</w:t>
      </w:r>
    </w:p>
    <w:p w14:paraId="555311BC" w14:textId="6BAAEF6B" w:rsidR="009709A5" w:rsidRDefault="009709A5" w:rsidP="009709A5">
      <w:pPr>
        <w:pStyle w:val="NormalWeb"/>
        <w:spacing w:before="0" w:beforeAutospacing="0" w:after="0" w:afterAutospacing="0"/>
        <w:rPr>
          <w:rFonts w:ascii="Segoe UI" w:hAnsi="Segoe UI" w:cs="Segoe UI"/>
          <w:color w:val="000000" w:themeColor="text1"/>
          <w:sz w:val="22"/>
          <w:szCs w:val="22"/>
        </w:rPr>
      </w:pPr>
      <w:r w:rsidRPr="009709A5">
        <w:rPr>
          <w:rFonts w:ascii="Segoe UI" w:hAnsi="Segoe UI" w:cs="Segoe UI"/>
          <w:color w:val="000000" w:themeColor="text1"/>
          <w:sz w:val="22"/>
          <w:szCs w:val="22"/>
        </w:rPr>
        <w:t>Azure Data Factory – Data Factory should be used to scale out a transfer operation, and if there is a need for orchestration and enterprise grade monitoring capabilities. Use Data Factory to regularly transfer files between several Azure services, on-premises, or a combination of the two. with Data Factory, you can create and schedule data-driven workflows (called pipelines) that ingest data from disparate data stores and automate data movement and data transformation.</w:t>
      </w:r>
    </w:p>
    <w:p w14:paraId="17AFBB42" w14:textId="69B957CC" w:rsidR="009709A5" w:rsidRDefault="009709A5" w:rsidP="009709A5">
      <w:pPr>
        <w:pStyle w:val="NormalWeb"/>
        <w:spacing w:before="0" w:beforeAutospacing="0" w:after="0" w:afterAutospacing="0"/>
        <w:rPr>
          <w:rFonts w:ascii="Segoe UI" w:hAnsi="Segoe UI" w:cs="Segoe UI"/>
          <w:color w:val="000000" w:themeColor="text1"/>
          <w:sz w:val="22"/>
          <w:szCs w:val="22"/>
        </w:rPr>
      </w:pPr>
    </w:p>
    <w:p w14:paraId="066A19A6" w14:textId="5CF7CEC0" w:rsidR="007A1561" w:rsidRDefault="007A1561" w:rsidP="009709A5">
      <w:pPr>
        <w:pStyle w:val="NormalWeb"/>
        <w:spacing w:before="0" w:beforeAutospacing="0" w:after="0" w:afterAutospacing="0"/>
        <w:rPr>
          <w:rFonts w:ascii="Segoe UI" w:hAnsi="Segoe UI" w:cs="Segoe UI"/>
          <w:color w:val="000000" w:themeColor="text1"/>
          <w:sz w:val="22"/>
          <w:szCs w:val="22"/>
        </w:rPr>
      </w:pPr>
      <w:r w:rsidRPr="007A1561">
        <w:rPr>
          <w:rFonts w:ascii="Segoe UI" w:hAnsi="Segoe UI" w:cs="Segoe UI"/>
          <w:color w:val="000000" w:themeColor="text1"/>
          <w:sz w:val="22"/>
          <w:szCs w:val="22"/>
        </w:rPr>
        <w:t>Azure Data Box family for online transfers - Data Box Edge and Data Box Gateway are online network devices that can move data into and out of Azure. Data Box Edge uses artificial intelligence (AI)-enabled Edge compute to pre-process data before upload. Data Box Gateway is a virtual version of the device with the same data transfer capabilities.</w:t>
      </w:r>
    </w:p>
    <w:p w14:paraId="7AFB152B" w14:textId="77777777" w:rsidR="009709A5" w:rsidRPr="009709A5" w:rsidRDefault="009709A5" w:rsidP="009709A5">
      <w:pPr>
        <w:pStyle w:val="NormalWeb"/>
        <w:spacing w:after="0"/>
        <w:rPr>
          <w:rFonts w:ascii="Segoe UI" w:hAnsi="Segoe UI" w:cs="Segoe UI"/>
          <w:color w:val="000000" w:themeColor="text1"/>
          <w:sz w:val="22"/>
          <w:szCs w:val="22"/>
        </w:rPr>
      </w:pPr>
      <w:r w:rsidRPr="009709A5">
        <w:rPr>
          <w:rFonts w:ascii="Segoe UI" w:hAnsi="Segoe UI" w:cs="Segoe UI"/>
          <w:color w:val="000000" w:themeColor="text1"/>
          <w:sz w:val="22"/>
          <w:szCs w:val="22"/>
        </w:rPr>
        <w:t xml:space="preserve">Scripting/programmatic tools such as </w:t>
      </w:r>
      <w:proofErr w:type="spellStart"/>
      <w:r w:rsidRPr="009709A5">
        <w:rPr>
          <w:rFonts w:ascii="Segoe UI" w:hAnsi="Segoe UI" w:cs="Segoe UI"/>
          <w:color w:val="000000" w:themeColor="text1"/>
          <w:sz w:val="22"/>
          <w:szCs w:val="22"/>
        </w:rPr>
        <w:t>AzCopy</w:t>
      </w:r>
      <w:proofErr w:type="spellEnd"/>
      <w:r w:rsidRPr="009709A5">
        <w:rPr>
          <w:rFonts w:ascii="Segoe UI" w:hAnsi="Segoe UI" w:cs="Segoe UI"/>
          <w:color w:val="000000" w:themeColor="text1"/>
          <w:sz w:val="22"/>
          <w:szCs w:val="22"/>
        </w:rPr>
        <w:t>/PowerShell/Azure CLI and Azure Storage REST APIs.</w:t>
      </w:r>
    </w:p>
    <w:p w14:paraId="0D67FD49" w14:textId="77777777" w:rsidR="009709A5" w:rsidRPr="009709A5" w:rsidRDefault="009709A5" w:rsidP="009709A5">
      <w:pPr>
        <w:pStyle w:val="NormalWeb"/>
        <w:spacing w:after="0"/>
        <w:rPr>
          <w:rFonts w:ascii="Segoe UI" w:hAnsi="Segoe UI" w:cs="Segoe UI"/>
          <w:color w:val="000000" w:themeColor="text1"/>
          <w:sz w:val="22"/>
          <w:szCs w:val="22"/>
        </w:rPr>
      </w:pPr>
    </w:p>
    <w:p w14:paraId="696C8F8A" w14:textId="77777777" w:rsidR="009709A5" w:rsidRPr="009709A5" w:rsidRDefault="009709A5" w:rsidP="009709A5">
      <w:pPr>
        <w:pStyle w:val="NormalWeb"/>
        <w:spacing w:after="0"/>
        <w:rPr>
          <w:rFonts w:ascii="Segoe UI" w:hAnsi="Segoe UI" w:cs="Segoe UI"/>
          <w:color w:val="000000" w:themeColor="text1"/>
          <w:sz w:val="22"/>
          <w:szCs w:val="22"/>
        </w:rPr>
      </w:pPr>
      <w:proofErr w:type="spellStart"/>
      <w:r w:rsidRPr="009709A5">
        <w:rPr>
          <w:rFonts w:ascii="Segoe UI" w:hAnsi="Segoe UI" w:cs="Segoe UI"/>
          <w:color w:val="000000" w:themeColor="text1"/>
          <w:sz w:val="22"/>
          <w:szCs w:val="22"/>
        </w:rPr>
        <w:t>AzCopy</w:t>
      </w:r>
      <w:proofErr w:type="spellEnd"/>
      <w:r w:rsidRPr="009709A5">
        <w:rPr>
          <w:rFonts w:ascii="Segoe UI" w:hAnsi="Segoe UI" w:cs="Segoe UI"/>
          <w:color w:val="000000" w:themeColor="text1"/>
          <w:sz w:val="22"/>
          <w:szCs w:val="22"/>
        </w:rPr>
        <w:t xml:space="preserve"> - Use this command-line tool to easily copy data to and from Azure Blobs, Files, and Table storage with optimal performance. </w:t>
      </w:r>
      <w:proofErr w:type="spellStart"/>
      <w:r w:rsidRPr="009709A5">
        <w:rPr>
          <w:rFonts w:ascii="Segoe UI" w:hAnsi="Segoe UI" w:cs="Segoe UI"/>
          <w:color w:val="000000" w:themeColor="text1"/>
          <w:sz w:val="22"/>
          <w:szCs w:val="22"/>
        </w:rPr>
        <w:t>AzCopy</w:t>
      </w:r>
      <w:proofErr w:type="spellEnd"/>
      <w:r w:rsidRPr="009709A5">
        <w:rPr>
          <w:rFonts w:ascii="Segoe UI" w:hAnsi="Segoe UI" w:cs="Segoe UI"/>
          <w:color w:val="000000" w:themeColor="text1"/>
          <w:sz w:val="22"/>
          <w:szCs w:val="22"/>
        </w:rPr>
        <w:t xml:space="preserve"> supports concurrency and parallelism, and the ability to resume copy operations when interrupted.</w:t>
      </w:r>
    </w:p>
    <w:p w14:paraId="04CB9FEA" w14:textId="77777777" w:rsidR="009709A5" w:rsidRPr="009709A5" w:rsidRDefault="009709A5" w:rsidP="009709A5">
      <w:pPr>
        <w:pStyle w:val="NormalWeb"/>
        <w:spacing w:after="0"/>
        <w:rPr>
          <w:rFonts w:ascii="Segoe UI" w:hAnsi="Segoe UI" w:cs="Segoe UI"/>
          <w:color w:val="000000" w:themeColor="text1"/>
          <w:sz w:val="22"/>
          <w:szCs w:val="22"/>
        </w:rPr>
      </w:pPr>
      <w:r w:rsidRPr="009709A5">
        <w:rPr>
          <w:rFonts w:ascii="Segoe UI" w:hAnsi="Segoe UI" w:cs="Segoe UI"/>
          <w:color w:val="000000" w:themeColor="text1"/>
          <w:sz w:val="22"/>
          <w:szCs w:val="22"/>
        </w:rPr>
        <w:t>Azure PowerShell - For users comfortable with system administration, use the Azure Storage module in Azure PowerShell to transfer data.</w:t>
      </w:r>
    </w:p>
    <w:p w14:paraId="12C29460" w14:textId="77777777" w:rsidR="009709A5" w:rsidRPr="009709A5" w:rsidRDefault="009709A5" w:rsidP="009709A5">
      <w:pPr>
        <w:pStyle w:val="NormalWeb"/>
        <w:spacing w:after="0"/>
        <w:rPr>
          <w:rFonts w:ascii="Segoe UI" w:hAnsi="Segoe UI" w:cs="Segoe UI"/>
          <w:color w:val="000000" w:themeColor="text1"/>
          <w:sz w:val="22"/>
          <w:szCs w:val="22"/>
        </w:rPr>
      </w:pPr>
      <w:r w:rsidRPr="009709A5">
        <w:rPr>
          <w:rFonts w:ascii="Segoe UI" w:hAnsi="Segoe UI" w:cs="Segoe UI"/>
          <w:color w:val="000000" w:themeColor="text1"/>
          <w:sz w:val="22"/>
          <w:szCs w:val="22"/>
        </w:rPr>
        <w:t>Azure CLI - Use this cross-platform tool to manage Azure services and upload data to Azure Storage.</w:t>
      </w:r>
    </w:p>
    <w:p w14:paraId="2919128E" w14:textId="19FFFD2F" w:rsidR="009709A5" w:rsidRDefault="009709A5" w:rsidP="009709A5">
      <w:pPr>
        <w:pStyle w:val="NormalWeb"/>
        <w:spacing w:before="0" w:beforeAutospacing="0" w:after="0" w:afterAutospacing="0"/>
        <w:rPr>
          <w:rFonts w:ascii="Segoe UI" w:hAnsi="Segoe UI" w:cs="Segoe UI"/>
          <w:color w:val="000000" w:themeColor="text1"/>
          <w:sz w:val="22"/>
          <w:szCs w:val="22"/>
        </w:rPr>
      </w:pPr>
      <w:r w:rsidRPr="009709A5">
        <w:rPr>
          <w:rFonts w:ascii="Segoe UI" w:hAnsi="Segoe UI" w:cs="Segoe UI"/>
          <w:color w:val="000000" w:themeColor="text1"/>
          <w:sz w:val="22"/>
          <w:szCs w:val="22"/>
        </w:rPr>
        <w:t>Azure Storage REST APIs/SDKs – When building an application, you can develop the application against Azure Storage REST APIs/SDKs and use the Azure client libraries offered in multiple languages.</w:t>
      </w:r>
    </w:p>
    <w:p w14:paraId="0CA0A9F3" w14:textId="0AA499C2" w:rsidR="00C539A6" w:rsidRDefault="00C539A6" w:rsidP="009709A5">
      <w:pPr>
        <w:pStyle w:val="NormalWeb"/>
        <w:spacing w:before="0" w:beforeAutospacing="0" w:after="0" w:afterAutospacing="0"/>
        <w:rPr>
          <w:rFonts w:ascii="Segoe UI" w:hAnsi="Segoe UI" w:cs="Segoe UI"/>
          <w:color w:val="000000" w:themeColor="text1"/>
          <w:sz w:val="22"/>
          <w:szCs w:val="22"/>
        </w:rPr>
      </w:pPr>
    </w:p>
    <w:p w14:paraId="67AB7014" w14:textId="36B5FADE" w:rsidR="00C539A6" w:rsidRPr="003C6CE1" w:rsidRDefault="00C03A7E" w:rsidP="002B02E3">
      <w:pPr>
        <w:pStyle w:val="Heading2"/>
        <w:rPr>
          <w:rFonts w:ascii="Segoe UI" w:hAnsi="Segoe UI" w:cs="Segoe UI"/>
          <w:bCs/>
          <w:color w:val="2683C6" w:themeColor="accent2"/>
          <w:sz w:val="22"/>
          <w:szCs w:val="22"/>
        </w:rPr>
      </w:pPr>
      <w:r w:rsidRPr="003C6CE1">
        <w:rPr>
          <w:rFonts w:ascii="Segoe UI" w:hAnsi="Segoe UI" w:cs="Segoe UI"/>
          <w:bCs/>
          <w:color w:val="2683C6" w:themeColor="accent2"/>
          <w:sz w:val="22"/>
          <w:szCs w:val="22"/>
        </w:rPr>
        <w:lastRenderedPageBreak/>
        <w:t>Azure File Sync</w:t>
      </w:r>
    </w:p>
    <w:p w14:paraId="17B41708" w14:textId="77777777" w:rsidR="00411ADD" w:rsidRDefault="00411ADD" w:rsidP="002F660D">
      <w:pPr>
        <w:pStyle w:val="NormalWeb"/>
        <w:spacing w:before="0" w:beforeAutospacing="0" w:after="0" w:afterAutospacing="0"/>
        <w:rPr>
          <w:rFonts w:ascii="Segoe UI" w:hAnsi="Segoe UI" w:cs="Segoe UI"/>
          <w:color w:val="000000" w:themeColor="text1"/>
          <w:sz w:val="22"/>
          <w:szCs w:val="22"/>
          <w:highlight w:val="yellow"/>
        </w:rPr>
      </w:pPr>
    </w:p>
    <w:p w14:paraId="0F9175CA" w14:textId="7D65BE7B" w:rsidR="0002224E" w:rsidRDefault="00C03A7E" w:rsidP="002F660D">
      <w:pPr>
        <w:pStyle w:val="NormalWeb"/>
        <w:spacing w:before="0" w:beforeAutospacing="0" w:after="0" w:afterAutospacing="0"/>
        <w:rPr>
          <w:rFonts w:ascii="Segoe UI" w:hAnsi="Segoe UI" w:cs="Segoe UI"/>
          <w:color w:val="000000" w:themeColor="text1"/>
          <w:sz w:val="22"/>
          <w:szCs w:val="22"/>
          <w:highlight w:val="yellow"/>
        </w:rPr>
      </w:pPr>
      <w:r w:rsidRPr="00C03A7E">
        <w:rPr>
          <w:rFonts w:ascii="Segoe UI" w:hAnsi="Segoe UI" w:cs="Segoe UI"/>
          <w:color w:val="000000" w:themeColor="text1"/>
          <w:sz w:val="22"/>
          <w:szCs w:val="22"/>
        </w:rPr>
        <w:t>Use Azure File Sync to centralize your organization's file shares in Azure Files, while keeping the flexibility, performance, and compatibility of an on-premises file server. Azure File Sync transforms Windows Server into a quick cache of your Azure file share. You can use any protocol that's available on Windows Server to access your data locally, including SMB, NFS, and FTPS. You can have as many caches as you need across the world.</w:t>
      </w:r>
    </w:p>
    <w:p w14:paraId="38CC0C54" w14:textId="5CAE7CFA" w:rsidR="0002224E" w:rsidRDefault="0002224E" w:rsidP="002F660D">
      <w:pPr>
        <w:pStyle w:val="NormalWeb"/>
        <w:spacing w:before="0" w:beforeAutospacing="0" w:after="0" w:afterAutospacing="0"/>
        <w:rPr>
          <w:rFonts w:ascii="Segoe UI" w:hAnsi="Segoe UI" w:cs="Segoe UI"/>
          <w:color w:val="000000" w:themeColor="text1"/>
          <w:sz w:val="22"/>
          <w:szCs w:val="22"/>
          <w:highlight w:val="yellow"/>
        </w:rPr>
      </w:pPr>
    </w:p>
    <w:p w14:paraId="01457EB4" w14:textId="77777777" w:rsidR="00C03A7E" w:rsidRPr="00C03A7E" w:rsidRDefault="00C03A7E" w:rsidP="00C03A7E">
      <w:pPr>
        <w:pStyle w:val="NormalWeb"/>
        <w:spacing w:after="0"/>
        <w:rPr>
          <w:rFonts w:ascii="Segoe UI" w:hAnsi="Segoe UI" w:cs="Segoe UI"/>
          <w:color w:val="000000" w:themeColor="text1"/>
          <w:sz w:val="22"/>
          <w:szCs w:val="22"/>
        </w:rPr>
      </w:pPr>
      <w:r w:rsidRPr="00B54AB2">
        <w:rPr>
          <w:rFonts w:ascii="Segoe UI" w:hAnsi="Segoe UI" w:cs="Segoe UI"/>
          <w:b/>
          <w:bCs/>
          <w:color w:val="000000" w:themeColor="text1"/>
          <w:sz w:val="22"/>
          <w:szCs w:val="22"/>
        </w:rPr>
        <w:t>Direct mount of an Azure file share:</w:t>
      </w:r>
      <w:r w:rsidRPr="00C03A7E">
        <w:rPr>
          <w:rFonts w:ascii="Segoe UI" w:hAnsi="Segoe UI" w:cs="Segoe UI"/>
          <w:color w:val="000000" w:themeColor="text1"/>
          <w:sz w:val="22"/>
          <w:szCs w:val="22"/>
        </w:rPr>
        <w:t xml:space="preserve"> Since Azure Files provides SMB access, you can mount Azure file shares on-premises or in the cloud using the standard SMB client available in Windows, macOS, and Linux. Because Azure file shares are serverless, deploying for production scenarios does not require managing a file server or NAS device. This means you don't have to apply software patches or swap out physical disks.</w:t>
      </w:r>
    </w:p>
    <w:p w14:paraId="2CFD6940" w14:textId="2A4B509E" w:rsidR="00C03A7E" w:rsidRDefault="00C03A7E" w:rsidP="00C03A7E">
      <w:pPr>
        <w:pStyle w:val="NormalWeb"/>
        <w:spacing w:before="0" w:beforeAutospacing="0" w:after="0" w:afterAutospacing="0"/>
        <w:rPr>
          <w:rFonts w:ascii="Segoe UI" w:hAnsi="Segoe UI" w:cs="Segoe UI"/>
          <w:color w:val="000000" w:themeColor="text1"/>
          <w:sz w:val="22"/>
          <w:szCs w:val="22"/>
          <w:highlight w:val="yellow"/>
        </w:rPr>
      </w:pPr>
      <w:r w:rsidRPr="00B54AB2">
        <w:rPr>
          <w:rFonts w:ascii="Segoe UI" w:hAnsi="Segoe UI" w:cs="Segoe UI"/>
          <w:b/>
          <w:bCs/>
          <w:color w:val="000000" w:themeColor="text1"/>
          <w:sz w:val="22"/>
          <w:szCs w:val="22"/>
        </w:rPr>
        <w:t>Cache Azure file share on-premises with Azure File Sync:</w:t>
      </w:r>
      <w:r w:rsidRPr="00C03A7E">
        <w:rPr>
          <w:rFonts w:ascii="Segoe UI" w:hAnsi="Segoe UI" w:cs="Segoe UI"/>
          <w:color w:val="000000" w:themeColor="text1"/>
          <w:sz w:val="22"/>
          <w:szCs w:val="22"/>
        </w:rPr>
        <w:t xml:space="preserve"> Azure File Sync enables you to centralize your organization's file shares in Azure Files, while keeping the flexibility, performance, and compatibility of an on-premises file server. Azure File Sync transforms an on-premises (or cloud) Windows Server into a quick cache of your Azure file share.</w:t>
      </w:r>
    </w:p>
    <w:p w14:paraId="0E080CCF" w14:textId="77777777" w:rsidR="0002224E" w:rsidRPr="00467E93" w:rsidRDefault="0002224E" w:rsidP="002F660D">
      <w:pPr>
        <w:pStyle w:val="NormalWeb"/>
        <w:spacing w:before="0" w:beforeAutospacing="0" w:after="0" w:afterAutospacing="0"/>
        <w:rPr>
          <w:rFonts w:ascii="Segoe UI" w:hAnsi="Segoe UI" w:cs="Segoe UI"/>
          <w:color w:val="000000" w:themeColor="text1"/>
          <w:sz w:val="22"/>
          <w:szCs w:val="22"/>
          <w:highlight w:val="yellow"/>
        </w:rPr>
      </w:pPr>
    </w:p>
    <w:p w14:paraId="59AB46DD" w14:textId="77777777" w:rsidR="009307C0" w:rsidRPr="00331474" w:rsidRDefault="009307C0" w:rsidP="009307C0">
      <w:pPr>
        <w:pStyle w:val="Heading1"/>
        <w:rPr>
          <w:rFonts w:ascii="Segoe UI" w:hAnsi="Segoe UI" w:cs="Segoe UI"/>
          <w:b/>
          <w:color w:val="FF0000"/>
          <w:sz w:val="22"/>
          <w:szCs w:val="22"/>
        </w:rPr>
      </w:pPr>
      <w:bookmarkStart w:id="40" w:name="_Toc8945457"/>
      <w:r w:rsidRPr="00331474">
        <w:rPr>
          <w:rFonts w:ascii="Segoe UI" w:hAnsi="Segoe UI" w:cs="Segoe UI"/>
          <w:b/>
          <w:color w:val="FF0000"/>
          <w:sz w:val="22"/>
          <w:szCs w:val="22"/>
        </w:rPr>
        <w:t xml:space="preserve">Azure Data Factory </w:t>
      </w:r>
    </w:p>
    <w:p w14:paraId="7B52FE91" w14:textId="77777777" w:rsidR="00762EC1" w:rsidRPr="007659A3" w:rsidRDefault="00762EC1" w:rsidP="00A16A36">
      <w:pPr>
        <w:pStyle w:val="ListParagraph"/>
        <w:numPr>
          <w:ilvl w:val="0"/>
          <w:numId w:val="58"/>
        </w:numPr>
        <w:rPr>
          <w:rFonts w:ascii="Calibri" w:hAnsi="Calibri" w:cs="Calibri"/>
          <w:sz w:val="22"/>
          <w:szCs w:val="22"/>
        </w:rPr>
      </w:pPr>
      <w:r w:rsidRPr="007659A3">
        <w:rPr>
          <w:rFonts w:ascii="Calibri" w:hAnsi="Calibri" w:cs="Calibri"/>
          <w:kern w:val="24"/>
          <w:sz w:val="22"/>
          <w:szCs w:val="22"/>
        </w:rPr>
        <w:t>Modern data handling requires you to move from on premise DB to cloud DW</w:t>
      </w:r>
    </w:p>
    <w:p w14:paraId="3B9183B0" w14:textId="77777777" w:rsidR="00762EC1" w:rsidRPr="007659A3" w:rsidRDefault="00762EC1" w:rsidP="00A16A36">
      <w:pPr>
        <w:pStyle w:val="ListParagraph"/>
        <w:numPr>
          <w:ilvl w:val="0"/>
          <w:numId w:val="58"/>
        </w:numPr>
        <w:rPr>
          <w:rFonts w:ascii="Calibri" w:hAnsi="Calibri" w:cs="Calibri"/>
          <w:sz w:val="22"/>
          <w:szCs w:val="22"/>
        </w:rPr>
      </w:pPr>
      <w:r w:rsidRPr="007659A3">
        <w:rPr>
          <w:rFonts w:ascii="Calibri" w:hAnsi="Calibri" w:cs="Calibri"/>
          <w:kern w:val="24"/>
          <w:sz w:val="22"/>
          <w:szCs w:val="22"/>
        </w:rPr>
        <w:t>This Data needs processing and goes through a series of steps, making the process tedious</w:t>
      </w:r>
    </w:p>
    <w:p w14:paraId="51764CFC" w14:textId="77777777" w:rsidR="00D32AD6" w:rsidRPr="007659A3" w:rsidRDefault="00D32AD6" w:rsidP="00A16A36">
      <w:pPr>
        <w:pStyle w:val="ListParagraph"/>
        <w:numPr>
          <w:ilvl w:val="0"/>
          <w:numId w:val="58"/>
        </w:numPr>
        <w:rPr>
          <w:rFonts w:ascii="Calibri" w:hAnsi="Calibri" w:cs="Calibri"/>
          <w:sz w:val="22"/>
          <w:szCs w:val="22"/>
        </w:rPr>
      </w:pPr>
      <w:r w:rsidRPr="007659A3">
        <w:rPr>
          <w:rFonts w:ascii="Calibri" w:hAnsi="Calibri" w:cs="Calibri"/>
          <w:kern w:val="24"/>
          <w:sz w:val="22"/>
          <w:szCs w:val="22"/>
        </w:rPr>
        <w:t xml:space="preserve">Data Factory: helps you automate this process and thus serve the cause </w:t>
      </w:r>
    </w:p>
    <w:p w14:paraId="7D8AB56D" w14:textId="53EC28F1" w:rsidR="002D7D3B" w:rsidRDefault="002D7D3B" w:rsidP="009307C0">
      <w:pPr>
        <w:rPr>
          <w:rFonts w:ascii="Segoe UI" w:hAnsi="Segoe UI" w:cs="Segoe UI"/>
          <w:sz w:val="22"/>
          <w:szCs w:val="22"/>
        </w:rPr>
      </w:pPr>
      <w:r w:rsidRPr="002D7D3B">
        <w:rPr>
          <w:rFonts w:ascii="Segoe UI" w:hAnsi="Segoe UI" w:cs="Segoe UI"/>
          <w:sz w:val="22"/>
          <w:szCs w:val="22"/>
        </w:rPr>
        <w:t xml:space="preserve">It is a </w:t>
      </w:r>
      <w:r w:rsidRPr="002D7D3B">
        <w:rPr>
          <w:rFonts w:ascii="Segoe UI" w:hAnsi="Segoe UI" w:cs="Segoe UI"/>
          <w:b/>
          <w:sz w:val="22"/>
          <w:szCs w:val="22"/>
        </w:rPr>
        <w:t>cloud-based data integration service</w:t>
      </w:r>
      <w:r w:rsidRPr="002D7D3B">
        <w:rPr>
          <w:rFonts w:ascii="Segoe UI" w:hAnsi="Segoe UI" w:cs="Segoe UI"/>
          <w:sz w:val="22"/>
          <w:szCs w:val="22"/>
        </w:rPr>
        <w:t xml:space="preserve"> that allows to create data-driven workflows in the cloud for orchestrating and automating data movement and transformation.</w:t>
      </w:r>
    </w:p>
    <w:p w14:paraId="21BA7948" w14:textId="26C56399" w:rsidR="009307C0" w:rsidRPr="00467E93" w:rsidRDefault="009307C0" w:rsidP="009307C0">
      <w:pPr>
        <w:rPr>
          <w:rFonts w:ascii="Segoe UI" w:hAnsi="Segoe UI" w:cs="Segoe UI"/>
          <w:sz w:val="22"/>
          <w:szCs w:val="22"/>
        </w:rPr>
      </w:pPr>
      <w:r w:rsidRPr="00467E93">
        <w:rPr>
          <w:rFonts w:ascii="Segoe UI" w:hAnsi="Segoe UI" w:cs="Segoe UI"/>
          <w:sz w:val="22"/>
          <w:szCs w:val="22"/>
        </w:rPr>
        <w:t>Using azure data factory, you can create and schedule data-driven workflow (called pipeline) that can ingest data from disparate data stores.</w:t>
      </w:r>
    </w:p>
    <w:p w14:paraId="09CB763B" w14:textId="77777777" w:rsidR="009307C0" w:rsidRPr="00467E93" w:rsidRDefault="009307C0" w:rsidP="009307C0">
      <w:pPr>
        <w:rPr>
          <w:rFonts w:ascii="Segoe UI" w:hAnsi="Segoe UI" w:cs="Segoe UI"/>
          <w:sz w:val="22"/>
          <w:szCs w:val="22"/>
        </w:rPr>
      </w:pPr>
      <w:r w:rsidRPr="00467E93">
        <w:rPr>
          <w:rFonts w:ascii="Segoe UI" w:hAnsi="Segoe UI" w:cs="Segoe UI"/>
          <w:sz w:val="22"/>
          <w:szCs w:val="22"/>
        </w:rPr>
        <w:t>It can process and transform the data by using compute service such as azure HDinsight Hadoop, spark, Azure data lake Analytics, and Azure machine learning.</w:t>
      </w:r>
    </w:p>
    <w:p w14:paraId="5D837C50" w14:textId="77777777" w:rsidR="009307C0" w:rsidRPr="00467E93" w:rsidRDefault="009307C0" w:rsidP="009307C0">
      <w:pPr>
        <w:rPr>
          <w:rFonts w:ascii="Segoe UI" w:hAnsi="Segoe UI" w:cs="Segoe UI"/>
          <w:sz w:val="22"/>
          <w:szCs w:val="22"/>
        </w:rPr>
      </w:pPr>
      <w:r w:rsidRPr="00467E93">
        <w:rPr>
          <w:rFonts w:ascii="Segoe UI" w:hAnsi="Segoe UI" w:cs="Segoe UI"/>
          <w:noProof/>
          <w:sz w:val="22"/>
          <w:szCs w:val="22"/>
        </w:rPr>
        <w:drawing>
          <wp:inline distT="0" distB="0" distL="0" distR="0" wp14:anchorId="342D73D5" wp14:editId="17E9B514">
            <wp:extent cx="5430520" cy="1181100"/>
            <wp:effectExtent l="0" t="0" r="0" b="0"/>
            <wp:docPr id="31" name="Picture 3">
              <a:extLst xmlns:a="http://schemas.openxmlformats.org/drawingml/2006/main">
                <a:ext uri="{FF2B5EF4-FFF2-40B4-BE49-F238E27FC236}">
                  <a16:creationId xmlns:a16="http://schemas.microsoft.com/office/drawing/2014/main" id="{66FE3A5B-8B1B-4974-BE24-4F4E8FB012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6FE3A5B-8B1B-4974-BE24-4F4E8FB012D9}"/>
                        </a:ext>
                      </a:extLst>
                    </pic:cNvPr>
                    <pic:cNvPicPr>
                      <a:picLocks noChangeAspect="1"/>
                    </pic:cNvPicPr>
                  </pic:nvPicPr>
                  <pic:blipFill>
                    <a:blip r:embed="rId30"/>
                    <a:stretch>
                      <a:fillRect/>
                    </a:stretch>
                  </pic:blipFill>
                  <pic:spPr>
                    <a:xfrm>
                      <a:off x="0" y="0"/>
                      <a:ext cx="5437283" cy="1182571"/>
                    </a:xfrm>
                    <a:prstGeom prst="rect">
                      <a:avLst/>
                    </a:prstGeom>
                  </pic:spPr>
                </pic:pic>
              </a:graphicData>
            </a:graphic>
          </wp:inline>
        </w:drawing>
      </w:r>
    </w:p>
    <w:p w14:paraId="2A8A1280" w14:textId="77777777" w:rsidR="009307C0" w:rsidRPr="00467E93" w:rsidRDefault="009307C0" w:rsidP="009307C0">
      <w:pPr>
        <w:rPr>
          <w:rFonts w:ascii="Segoe UI" w:hAnsi="Segoe UI" w:cs="Segoe UI"/>
          <w:b/>
          <w:sz w:val="22"/>
          <w:szCs w:val="22"/>
        </w:rPr>
      </w:pPr>
      <w:r w:rsidRPr="00467E93">
        <w:rPr>
          <w:rFonts w:ascii="Segoe UI" w:hAnsi="Segoe UI" w:cs="Segoe UI"/>
          <w:b/>
          <w:sz w:val="22"/>
          <w:szCs w:val="22"/>
        </w:rPr>
        <w:t>Data factory concepts</w:t>
      </w:r>
    </w:p>
    <w:p w14:paraId="0DF474AC" w14:textId="77777777" w:rsidR="009307C0" w:rsidRPr="00467E93" w:rsidRDefault="009307C0" w:rsidP="009307C0">
      <w:pPr>
        <w:spacing w:after="0"/>
        <w:rPr>
          <w:rFonts w:ascii="Segoe UI" w:hAnsi="Segoe UI" w:cs="Segoe UI"/>
          <w:sz w:val="22"/>
          <w:szCs w:val="22"/>
        </w:rPr>
      </w:pPr>
      <w:r w:rsidRPr="00467E93">
        <w:rPr>
          <w:rFonts w:ascii="Segoe UI" w:hAnsi="Segoe UI" w:cs="Segoe UI"/>
          <w:b/>
          <w:sz w:val="22"/>
          <w:szCs w:val="22"/>
        </w:rPr>
        <w:lastRenderedPageBreak/>
        <w:t xml:space="preserve">Pipeline: </w:t>
      </w:r>
      <w:r w:rsidRPr="00467E93">
        <w:rPr>
          <w:rFonts w:ascii="Segoe UI" w:hAnsi="Segoe UI" w:cs="Segoe UI"/>
          <w:sz w:val="22"/>
          <w:szCs w:val="22"/>
        </w:rPr>
        <w:t xml:space="preserve">A pipeline is a logical grouping of activities that performs a unity of work </w:t>
      </w:r>
    </w:p>
    <w:p w14:paraId="762C987D" w14:textId="1E4F9447" w:rsidR="009307C0" w:rsidRDefault="009307C0" w:rsidP="009307C0">
      <w:pPr>
        <w:spacing w:after="0"/>
        <w:rPr>
          <w:rFonts w:ascii="Segoe UI" w:hAnsi="Segoe UI" w:cs="Segoe UI"/>
          <w:sz w:val="22"/>
          <w:szCs w:val="22"/>
        </w:rPr>
      </w:pPr>
      <w:r w:rsidRPr="00467E93">
        <w:rPr>
          <w:rFonts w:ascii="Segoe UI" w:hAnsi="Segoe UI" w:cs="Segoe UI"/>
          <w:b/>
          <w:sz w:val="22"/>
          <w:szCs w:val="22"/>
        </w:rPr>
        <w:t xml:space="preserve">Activity: </w:t>
      </w:r>
      <w:r w:rsidRPr="00467E93">
        <w:rPr>
          <w:rFonts w:ascii="Segoe UI" w:hAnsi="Segoe UI" w:cs="Segoe UI"/>
          <w:sz w:val="22"/>
          <w:szCs w:val="22"/>
        </w:rPr>
        <w:t xml:space="preserve"> Activities represent processing step in a pipeline</w:t>
      </w:r>
    </w:p>
    <w:p w14:paraId="6DF817D2" w14:textId="75946ECD" w:rsidR="00D219B7" w:rsidRDefault="00A856F4" w:rsidP="009307C0">
      <w:pPr>
        <w:spacing w:after="0"/>
        <w:rPr>
          <w:rFonts w:ascii="Segoe UI" w:hAnsi="Segoe UI" w:cs="Segoe UI"/>
          <w:sz w:val="22"/>
          <w:szCs w:val="22"/>
        </w:rPr>
      </w:pPr>
      <w:r>
        <w:rPr>
          <w:rFonts w:ascii="Segoe UI" w:hAnsi="Segoe UI" w:cs="Segoe UI"/>
          <w:sz w:val="22"/>
          <w:szCs w:val="22"/>
        </w:rPr>
        <w:t xml:space="preserve">Is step or task such as copying data in pipeline. </w:t>
      </w:r>
      <w:r w:rsidR="007B4933">
        <w:rPr>
          <w:rFonts w:ascii="Segoe UI" w:hAnsi="Segoe UI" w:cs="Segoe UI"/>
          <w:sz w:val="22"/>
          <w:szCs w:val="22"/>
        </w:rPr>
        <w:t>T</w:t>
      </w:r>
      <w:r>
        <w:rPr>
          <w:rFonts w:ascii="Segoe UI" w:hAnsi="Segoe UI" w:cs="Segoe UI"/>
          <w:sz w:val="22"/>
          <w:szCs w:val="22"/>
        </w:rPr>
        <w:t>hr</w:t>
      </w:r>
      <w:r w:rsidR="007B4933">
        <w:rPr>
          <w:rFonts w:ascii="Segoe UI" w:hAnsi="Segoe UI" w:cs="Segoe UI"/>
          <w:sz w:val="22"/>
          <w:szCs w:val="22"/>
        </w:rPr>
        <w:t>ee types</w:t>
      </w:r>
    </w:p>
    <w:p w14:paraId="5A6B986C" w14:textId="1C38F022" w:rsidR="007B4933" w:rsidRPr="008C6A55" w:rsidRDefault="007B4933" w:rsidP="00A16A36">
      <w:pPr>
        <w:pStyle w:val="ListParagraph"/>
        <w:numPr>
          <w:ilvl w:val="0"/>
          <w:numId w:val="57"/>
        </w:numPr>
        <w:spacing w:after="0"/>
        <w:rPr>
          <w:rFonts w:ascii="Segoe UI" w:hAnsi="Segoe UI" w:cs="Segoe UI"/>
          <w:sz w:val="20"/>
          <w:szCs w:val="22"/>
        </w:rPr>
      </w:pPr>
      <w:r w:rsidRPr="008C6A55">
        <w:rPr>
          <w:rFonts w:ascii="Segoe UI" w:hAnsi="Segoe UI" w:cs="Segoe UI"/>
          <w:sz w:val="20"/>
          <w:szCs w:val="22"/>
        </w:rPr>
        <w:t>Data Movement activities</w:t>
      </w:r>
    </w:p>
    <w:p w14:paraId="4F6100EC" w14:textId="525D5F12" w:rsidR="007B4933" w:rsidRPr="008C6A55" w:rsidRDefault="007B4933" w:rsidP="00A16A36">
      <w:pPr>
        <w:pStyle w:val="ListParagraph"/>
        <w:numPr>
          <w:ilvl w:val="0"/>
          <w:numId w:val="57"/>
        </w:numPr>
        <w:spacing w:after="0"/>
        <w:rPr>
          <w:rFonts w:ascii="Segoe UI" w:hAnsi="Segoe UI" w:cs="Segoe UI"/>
          <w:sz w:val="20"/>
          <w:szCs w:val="22"/>
        </w:rPr>
      </w:pPr>
      <w:r w:rsidRPr="008C6A55">
        <w:rPr>
          <w:rFonts w:ascii="Segoe UI" w:hAnsi="Segoe UI" w:cs="Segoe UI"/>
          <w:sz w:val="20"/>
          <w:szCs w:val="22"/>
        </w:rPr>
        <w:t xml:space="preserve">Data Transformation activities </w:t>
      </w:r>
    </w:p>
    <w:p w14:paraId="63151752" w14:textId="3C018ECD" w:rsidR="00043527" w:rsidRPr="008C6A55" w:rsidRDefault="00043527" w:rsidP="00A16A36">
      <w:pPr>
        <w:pStyle w:val="ListParagraph"/>
        <w:numPr>
          <w:ilvl w:val="0"/>
          <w:numId w:val="57"/>
        </w:numPr>
        <w:spacing w:after="0"/>
        <w:rPr>
          <w:rFonts w:ascii="Segoe UI" w:hAnsi="Segoe UI" w:cs="Segoe UI"/>
          <w:sz w:val="20"/>
          <w:szCs w:val="22"/>
        </w:rPr>
      </w:pPr>
      <w:r w:rsidRPr="008C6A55">
        <w:rPr>
          <w:rFonts w:ascii="Segoe UI" w:hAnsi="Segoe UI" w:cs="Segoe UI"/>
          <w:sz w:val="20"/>
          <w:szCs w:val="22"/>
        </w:rPr>
        <w:t xml:space="preserve">Control activities </w:t>
      </w:r>
    </w:p>
    <w:p w14:paraId="27E2E17B" w14:textId="77777777" w:rsidR="009307C0" w:rsidRPr="00467E93" w:rsidRDefault="009307C0" w:rsidP="009307C0">
      <w:pPr>
        <w:spacing w:after="0"/>
        <w:rPr>
          <w:rFonts w:ascii="Segoe UI" w:hAnsi="Segoe UI" w:cs="Segoe UI"/>
          <w:sz w:val="22"/>
          <w:szCs w:val="22"/>
        </w:rPr>
      </w:pPr>
      <w:r w:rsidRPr="00467E93">
        <w:rPr>
          <w:rFonts w:ascii="Segoe UI" w:hAnsi="Segoe UI" w:cs="Segoe UI"/>
          <w:b/>
          <w:sz w:val="22"/>
          <w:szCs w:val="22"/>
        </w:rPr>
        <w:t xml:space="preserve">Dataset: </w:t>
      </w:r>
      <w:r w:rsidRPr="00467E93">
        <w:rPr>
          <w:rFonts w:ascii="Segoe UI" w:hAnsi="Segoe UI" w:cs="Segoe UI"/>
          <w:sz w:val="22"/>
          <w:szCs w:val="22"/>
        </w:rPr>
        <w:t xml:space="preserve">datasets represent data structure within the data stores </w:t>
      </w:r>
    </w:p>
    <w:p w14:paraId="45F0FF14" w14:textId="77777777" w:rsidR="009307C0" w:rsidRPr="00467E93" w:rsidRDefault="009307C0" w:rsidP="009307C0">
      <w:pPr>
        <w:spacing w:after="0"/>
        <w:rPr>
          <w:rFonts w:ascii="Segoe UI" w:hAnsi="Segoe UI" w:cs="Segoe UI"/>
          <w:sz w:val="22"/>
          <w:szCs w:val="22"/>
        </w:rPr>
      </w:pPr>
      <w:r w:rsidRPr="00467E93">
        <w:rPr>
          <w:rFonts w:ascii="Segoe UI" w:hAnsi="Segoe UI" w:cs="Segoe UI"/>
          <w:b/>
          <w:sz w:val="22"/>
          <w:szCs w:val="22"/>
        </w:rPr>
        <w:t xml:space="preserve">Linked Services: </w:t>
      </w:r>
      <w:r w:rsidRPr="00467E93">
        <w:rPr>
          <w:rFonts w:ascii="Segoe UI" w:hAnsi="Segoe UI" w:cs="Segoe UI"/>
          <w:sz w:val="22"/>
          <w:szCs w:val="22"/>
        </w:rPr>
        <w:t xml:space="preserve">information needed to connect to external sources </w:t>
      </w:r>
    </w:p>
    <w:p w14:paraId="49768279" w14:textId="77777777" w:rsidR="009307C0" w:rsidRPr="00467E93" w:rsidRDefault="009307C0" w:rsidP="009307C0">
      <w:pPr>
        <w:spacing w:after="0"/>
        <w:rPr>
          <w:rFonts w:ascii="Segoe UI" w:hAnsi="Segoe UI" w:cs="Segoe UI"/>
          <w:sz w:val="22"/>
          <w:szCs w:val="22"/>
        </w:rPr>
      </w:pPr>
      <w:r w:rsidRPr="00467E93">
        <w:rPr>
          <w:rFonts w:ascii="Segoe UI" w:hAnsi="Segoe UI" w:cs="Segoe UI"/>
          <w:b/>
          <w:sz w:val="22"/>
          <w:szCs w:val="22"/>
        </w:rPr>
        <w:t>Gateway:</w:t>
      </w:r>
      <w:r w:rsidRPr="00467E93">
        <w:rPr>
          <w:rFonts w:ascii="Segoe UI" w:hAnsi="Segoe UI" w:cs="Segoe UI"/>
          <w:sz w:val="22"/>
          <w:szCs w:val="22"/>
        </w:rPr>
        <w:t xml:space="preserve"> connects your on-premises data to cloud </w:t>
      </w:r>
    </w:p>
    <w:p w14:paraId="62783E7C" w14:textId="77777777" w:rsidR="009307C0" w:rsidRPr="00467E93" w:rsidRDefault="009307C0" w:rsidP="009307C0">
      <w:pPr>
        <w:spacing w:after="0"/>
        <w:rPr>
          <w:rFonts w:ascii="Segoe UI" w:hAnsi="Segoe UI" w:cs="Segoe UI"/>
          <w:sz w:val="22"/>
          <w:szCs w:val="22"/>
        </w:rPr>
      </w:pPr>
      <w:r w:rsidRPr="00467E93">
        <w:rPr>
          <w:rFonts w:ascii="Segoe UI" w:hAnsi="Segoe UI" w:cs="Segoe UI"/>
          <w:b/>
          <w:sz w:val="22"/>
          <w:szCs w:val="22"/>
        </w:rPr>
        <w:t xml:space="preserve">Data Lake: </w:t>
      </w:r>
      <w:r w:rsidRPr="00467E93">
        <w:rPr>
          <w:rFonts w:ascii="Segoe UI" w:hAnsi="Segoe UI" w:cs="Segoe UI"/>
          <w:sz w:val="22"/>
          <w:szCs w:val="22"/>
        </w:rPr>
        <w:t>it is an enterprise wide hyperscale repository for big data analytics workload. Azure data lake holds data of any size, type and allows you to do operational and exploratory analytics.</w:t>
      </w:r>
    </w:p>
    <w:p w14:paraId="3A0215C8" w14:textId="77777777" w:rsidR="009307C0" w:rsidRPr="00467E93" w:rsidRDefault="009307C0" w:rsidP="009307C0">
      <w:pPr>
        <w:spacing w:after="0"/>
        <w:rPr>
          <w:rFonts w:ascii="Segoe UI" w:hAnsi="Segoe UI" w:cs="Segoe UI"/>
          <w:b/>
          <w:sz w:val="22"/>
          <w:szCs w:val="22"/>
        </w:rPr>
      </w:pPr>
      <w:r w:rsidRPr="00467E93">
        <w:rPr>
          <w:rFonts w:ascii="Segoe UI" w:hAnsi="Segoe UI" w:cs="Segoe UI"/>
          <w:b/>
          <w:sz w:val="22"/>
          <w:szCs w:val="22"/>
        </w:rPr>
        <w:t>Key:</w:t>
      </w:r>
    </w:p>
    <w:p w14:paraId="7D0A615C" w14:textId="77777777" w:rsidR="009307C0" w:rsidRPr="00467E93" w:rsidRDefault="009307C0" w:rsidP="009307C0">
      <w:pPr>
        <w:spacing w:after="0"/>
        <w:rPr>
          <w:rFonts w:ascii="Segoe UI" w:hAnsi="Segoe UI" w:cs="Segoe UI"/>
          <w:sz w:val="22"/>
          <w:szCs w:val="22"/>
        </w:rPr>
      </w:pPr>
      <w:r w:rsidRPr="00467E93">
        <w:rPr>
          <w:rFonts w:ascii="Segoe UI" w:hAnsi="Segoe UI" w:cs="Segoe UI"/>
          <w:sz w:val="22"/>
          <w:szCs w:val="22"/>
        </w:rPr>
        <w:t xml:space="preserve">Analytics on data of any size </w:t>
      </w:r>
    </w:p>
    <w:p w14:paraId="1246001C" w14:textId="77777777" w:rsidR="009307C0" w:rsidRPr="00467E93" w:rsidRDefault="009307C0" w:rsidP="009307C0">
      <w:pPr>
        <w:spacing w:after="0"/>
        <w:rPr>
          <w:rFonts w:ascii="Segoe UI" w:hAnsi="Segoe UI" w:cs="Segoe UI"/>
          <w:sz w:val="22"/>
          <w:szCs w:val="22"/>
        </w:rPr>
      </w:pPr>
      <w:r w:rsidRPr="00467E93">
        <w:rPr>
          <w:rFonts w:ascii="Segoe UI" w:hAnsi="Segoe UI" w:cs="Segoe UI"/>
          <w:sz w:val="22"/>
          <w:szCs w:val="22"/>
        </w:rPr>
        <w:t>All users productive on day one</w:t>
      </w:r>
    </w:p>
    <w:p w14:paraId="227EE50D" w14:textId="77777777" w:rsidR="009307C0" w:rsidRPr="00467E93" w:rsidRDefault="009307C0" w:rsidP="009307C0">
      <w:pPr>
        <w:spacing w:after="0"/>
        <w:rPr>
          <w:rFonts w:ascii="Segoe UI" w:hAnsi="Segoe UI" w:cs="Segoe UI"/>
          <w:sz w:val="22"/>
          <w:szCs w:val="22"/>
        </w:rPr>
      </w:pPr>
      <w:r w:rsidRPr="00467E93">
        <w:rPr>
          <w:rFonts w:ascii="Segoe UI" w:hAnsi="Segoe UI" w:cs="Segoe UI"/>
          <w:sz w:val="22"/>
          <w:szCs w:val="22"/>
        </w:rPr>
        <w:t xml:space="preserve">Ready for your enterprise </w:t>
      </w:r>
    </w:p>
    <w:p w14:paraId="7925E402" w14:textId="77777777" w:rsidR="009307C0" w:rsidRPr="00467E93" w:rsidRDefault="009307C0" w:rsidP="009307C0">
      <w:pPr>
        <w:spacing w:after="0"/>
        <w:rPr>
          <w:rFonts w:ascii="Segoe UI" w:hAnsi="Segoe UI" w:cs="Segoe UI"/>
          <w:b/>
          <w:sz w:val="22"/>
          <w:szCs w:val="22"/>
        </w:rPr>
      </w:pPr>
      <w:r w:rsidRPr="00467E93">
        <w:rPr>
          <w:rFonts w:ascii="Segoe UI" w:hAnsi="Segoe UI" w:cs="Segoe UI"/>
          <w:b/>
          <w:sz w:val="22"/>
          <w:szCs w:val="22"/>
        </w:rPr>
        <w:t>Types of Data Stored:</w:t>
      </w:r>
    </w:p>
    <w:p w14:paraId="3DA91B16" w14:textId="77777777" w:rsidR="009307C0" w:rsidRPr="00467E93" w:rsidRDefault="009307C0" w:rsidP="009307C0">
      <w:pPr>
        <w:spacing w:after="0"/>
        <w:rPr>
          <w:rFonts w:ascii="Segoe UI" w:hAnsi="Segoe UI" w:cs="Segoe UI"/>
          <w:sz w:val="22"/>
          <w:szCs w:val="22"/>
        </w:rPr>
      </w:pPr>
      <w:r w:rsidRPr="00467E93">
        <w:rPr>
          <w:rFonts w:ascii="Segoe UI" w:hAnsi="Segoe UI" w:cs="Segoe UI"/>
          <w:sz w:val="22"/>
          <w:szCs w:val="22"/>
        </w:rPr>
        <w:t>Structured data</w:t>
      </w:r>
    </w:p>
    <w:p w14:paraId="1B80E64C" w14:textId="77777777" w:rsidR="009307C0" w:rsidRPr="00467E93" w:rsidRDefault="009307C0" w:rsidP="009307C0">
      <w:pPr>
        <w:spacing w:after="0"/>
        <w:rPr>
          <w:rFonts w:ascii="Segoe UI" w:hAnsi="Segoe UI" w:cs="Segoe UI"/>
          <w:sz w:val="22"/>
          <w:szCs w:val="22"/>
        </w:rPr>
      </w:pPr>
      <w:r w:rsidRPr="00467E93">
        <w:rPr>
          <w:rFonts w:ascii="Segoe UI" w:hAnsi="Segoe UI" w:cs="Segoe UI"/>
          <w:sz w:val="22"/>
          <w:szCs w:val="22"/>
        </w:rPr>
        <w:t>Semi structured data</w:t>
      </w:r>
    </w:p>
    <w:p w14:paraId="3B0FBA24" w14:textId="77777777" w:rsidR="009307C0" w:rsidRPr="00467E93" w:rsidRDefault="009307C0" w:rsidP="009307C0">
      <w:pPr>
        <w:spacing w:after="0"/>
        <w:rPr>
          <w:rFonts w:ascii="Segoe UI" w:hAnsi="Segoe UI" w:cs="Segoe UI"/>
          <w:sz w:val="22"/>
          <w:szCs w:val="22"/>
        </w:rPr>
      </w:pPr>
      <w:r w:rsidRPr="00467E93">
        <w:rPr>
          <w:rFonts w:ascii="Segoe UI" w:hAnsi="Segoe UI" w:cs="Segoe UI"/>
          <w:sz w:val="22"/>
          <w:szCs w:val="22"/>
        </w:rPr>
        <w:t>Unstructured data</w:t>
      </w:r>
    </w:p>
    <w:p w14:paraId="6564CA52" w14:textId="77777777" w:rsidR="009307C0" w:rsidRPr="00467E93" w:rsidRDefault="009307C0" w:rsidP="009307C0">
      <w:pPr>
        <w:spacing w:after="0"/>
        <w:rPr>
          <w:rFonts w:ascii="Segoe UI" w:hAnsi="Segoe UI" w:cs="Segoe UI"/>
          <w:sz w:val="22"/>
          <w:szCs w:val="22"/>
        </w:rPr>
      </w:pPr>
    </w:p>
    <w:p w14:paraId="66B2A46C" w14:textId="77777777" w:rsidR="009307C0" w:rsidRPr="00C959AD" w:rsidRDefault="009307C0" w:rsidP="009307C0">
      <w:pPr>
        <w:spacing w:after="0"/>
        <w:rPr>
          <w:rFonts w:ascii="Calibri" w:hAnsi="Calibri" w:cs="Calibri"/>
          <w:sz w:val="22"/>
          <w:szCs w:val="22"/>
        </w:rPr>
      </w:pPr>
    </w:p>
    <w:p w14:paraId="5DD1B46E" w14:textId="70610DA4" w:rsidR="002F660D" w:rsidRPr="00467E93" w:rsidRDefault="00B27D8C" w:rsidP="002F660D">
      <w:pPr>
        <w:pStyle w:val="Heading1"/>
        <w:rPr>
          <w:rStyle w:val="Hyperlink"/>
          <w:rFonts w:ascii="Segoe UI" w:hAnsi="Segoe UI" w:cs="Segoe UI"/>
          <w:color w:val="2683C6" w:themeColor="accent2"/>
          <w:sz w:val="22"/>
          <w:szCs w:val="22"/>
          <w:u w:val="none"/>
        </w:rPr>
      </w:pPr>
      <w:r w:rsidRPr="00467E93">
        <w:rPr>
          <w:rFonts w:ascii="Segoe UI" w:hAnsi="Segoe UI" w:cs="Segoe UI"/>
          <w:color w:val="2683C6" w:themeColor="accent2"/>
          <w:sz w:val="22"/>
          <w:szCs w:val="22"/>
        </w:rPr>
        <w:t xml:space="preserve">Microsoft </w:t>
      </w:r>
      <w:r w:rsidR="002F660D" w:rsidRPr="00467E93">
        <w:rPr>
          <w:rFonts w:ascii="Segoe UI" w:hAnsi="Segoe UI" w:cs="Segoe UI"/>
          <w:color w:val="2683C6" w:themeColor="accent2"/>
          <w:sz w:val="22"/>
          <w:szCs w:val="22"/>
        </w:rPr>
        <w:t>Azure Site Recovery</w:t>
      </w:r>
      <w:bookmarkEnd w:id="40"/>
    </w:p>
    <w:p w14:paraId="5CABD686" w14:textId="23323C6A" w:rsidR="00F927E1" w:rsidRPr="00467E93" w:rsidRDefault="003C6CE1" w:rsidP="000B4FE8">
      <w:pPr>
        <w:tabs>
          <w:tab w:val="left" w:pos="1920"/>
        </w:tabs>
        <w:spacing w:after="0"/>
        <w:rPr>
          <w:rStyle w:val="Hyperlink"/>
          <w:rFonts w:ascii="Segoe UI" w:hAnsi="Segoe UI" w:cs="Segoe UI"/>
          <w:color w:val="auto"/>
          <w:sz w:val="22"/>
          <w:szCs w:val="22"/>
          <w:u w:val="none"/>
        </w:rPr>
      </w:pPr>
      <w:hyperlink r:id="rId31" w:anchor="replicated-machines" w:history="1">
        <w:r w:rsidR="007A4933" w:rsidRPr="00467E93">
          <w:rPr>
            <w:rStyle w:val="Hyperlink"/>
            <w:rFonts w:ascii="Segoe UI" w:hAnsi="Segoe UI" w:cs="Segoe UI"/>
            <w:sz w:val="22"/>
            <w:szCs w:val="22"/>
          </w:rPr>
          <w:t>Microsoft link</w:t>
        </w:r>
      </w:hyperlink>
      <w:r w:rsidR="007A4933" w:rsidRPr="00467E93">
        <w:rPr>
          <w:rStyle w:val="Hyperlink"/>
          <w:rFonts w:ascii="Segoe UI" w:hAnsi="Segoe UI" w:cs="Segoe UI"/>
          <w:color w:val="auto"/>
          <w:sz w:val="22"/>
          <w:szCs w:val="22"/>
          <w:u w:val="none"/>
        </w:rPr>
        <w:t xml:space="preserve"> </w:t>
      </w:r>
    </w:p>
    <w:p w14:paraId="4905BEDE" w14:textId="77777777" w:rsidR="009E035F" w:rsidRPr="00467E93" w:rsidRDefault="009E035F" w:rsidP="000B4FE8">
      <w:pPr>
        <w:tabs>
          <w:tab w:val="left" w:pos="1920"/>
        </w:tabs>
        <w:spacing w:after="0"/>
        <w:rPr>
          <w:rFonts w:ascii="Segoe UI" w:hAnsi="Segoe UI" w:cs="Segoe UI"/>
          <w:b/>
          <w:sz w:val="22"/>
          <w:szCs w:val="22"/>
        </w:rPr>
      </w:pPr>
    </w:p>
    <w:p w14:paraId="24160FE5" w14:textId="0AC2DB1D" w:rsidR="005F0392" w:rsidRPr="00467E93" w:rsidRDefault="005F0392" w:rsidP="000B4FE8">
      <w:pPr>
        <w:tabs>
          <w:tab w:val="left" w:pos="1920"/>
        </w:tabs>
        <w:spacing w:after="0"/>
        <w:rPr>
          <w:rFonts w:ascii="Segoe UI" w:hAnsi="Segoe UI" w:cs="Segoe UI"/>
          <w:b/>
          <w:sz w:val="22"/>
          <w:szCs w:val="22"/>
        </w:rPr>
      </w:pPr>
      <w:r w:rsidRPr="00467E93">
        <w:rPr>
          <w:rFonts w:ascii="Segoe UI" w:hAnsi="Segoe UI" w:cs="Segoe UI"/>
          <w:sz w:val="22"/>
          <w:szCs w:val="22"/>
          <w:shd w:val="clear" w:color="auto" w:fill="FFFFFF"/>
        </w:rPr>
        <w:t>As an organization you need to adopt a business continuity and disaster recovery (BCDR) strategy that keeps your data safe, and your apps and workloads up and running, when planned and unplanned outages occur.</w:t>
      </w:r>
    </w:p>
    <w:p w14:paraId="3B0F496A" w14:textId="7DB19F83" w:rsidR="002F660D" w:rsidRPr="00467E93" w:rsidRDefault="005F0392" w:rsidP="000003DC">
      <w:pPr>
        <w:numPr>
          <w:ilvl w:val="0"/>
          <w:numId w:val="39"/>
        </w:numPr>
        <w:shd w:val="clear" w:color="auto" w:fill="FFFFFF"/>
        <w:spacing w:before="100" w:beforeAutospacing="1" w:after="100" w:afterAutospacing="1" w:line="240" w:lineRule="auto"/>
        <w:ind w:left="570"/>
        <w:rPr>
          <w:rFonts w:ascii="Segoe UI" w:hAnsi="Segoe UI" w:cs="Segoe UI"/>
          <w:sz w:val="22"/>
          <w:szCs w:val="22"/>
        </w:rPr>
      </w:pPr>
      <w:r w:rsidRPr="00467E93">
        <w:rPr>
          <w:rStyle w:val="Strong"/>
          <w:rFonts w:ascii="Segoe UI" w:hAnsi="Segoe UI" w:cs="Segoe UI"/>
          <w:b w:val="0"/>
          <w:color w:val="2683C6" w:themeColor="accent2"/>
          <w:sz w:val="22"/>
          <w:szCs w:val="22"/>
        </w:rPr>
        <w:t>Site Recovery service</w:t>
      </w:r>
      <w:r w:rsidRPr="00467E93">
        <w:rPr>
          <w:rFonts w:ascii="Segoe UI" w:hAnsi="Segoe UI" w:cs="Segoe UI"/>
          <w:color w:val="2683C6" w:themeColor="accent2"/>
          <w:sz w:val="22"/>
          <w:szCs w:val="22"/>
        </w:rPr>
        <w:t xml:space="preserve">: </w:t>
      </w:r>
      <w:r w:rsidRPr="00467E93">
        <w:rPr>
          <w:rFonts w:ascii="Segoe UI" w:hAnsi="Segoe UI" w:cs="Segoe UI"/>
          <w:sz w:val="22"/>
          <w:szCs w:val="22"/>
        </w:rPr>
        <w:t>Site Recovery helps ensure business continuity by keeping business apps and workloads running during outages. Site Recovery replicates workloads running on physical and virtual machines (VMs) from a primary site to a secondary location. When an outage occurs at your primary site, you fail over to secondary location, and access apps from there. After the primary location is running again, you can fail back to it.</w:t>
      </w:r>
    </w:p>
    <w:p w14:paraId="55634F70" w14:textId="4DAFA11E" w:rsidR="002F660D" w:rsidRPr="00467E93" w:rsidRDefault="005F0392" w:rsidP="000003DC">
      <w:pPr>
        <w:numPr>
          <w:ilvl w:val="0"/>
          <w:numId w:val="39"/>
        </w:numPr>
        <w:shd w:val="clear" w:color="auto" w:fill="FFFFFF"/>
        <w:spacing w:before="100" w:beforeAutospacing="1" w:after="100" w:afterAutospacing="1" w:line="240" w:lineRule="auto"/>
        <w:ind w:left="570"/>
        <w:rPr>
          <w:rFonts w:ascii="Segoe UI" w:hAnsi="Segoe UI" w:cs="Segoe UI"/>
          <w:sz w:val="22"/>
          <w:szCs w:val="22"/>
        </w:rPr>
      </w:pPr>
      <w:r w:rsidRPr="00467E93">
        <w:rPr>
          <w:rStyle w:val="Strong"/>
          <w:rFonts w:ascii="Segoe UI" w:hAnsi="Segoe UI" w:cs="Segoe UI"/>
          <w:b w:val="0"/>
          <w:color w:val="2683C6" w:themeColor="accent2"/>
          <w:sz w:val="22"/>
          <w:szCs w:val="22"/>
        </w:rPr>
        <w:t>Backup service</w:t>
      </w:r>
      <w:r w:rsidRPr="00467E93">
        <w:rPr>
          <w:rFonts w:ascii="Segoe UI" w:hAnsi="Segoe UI" w:cs="Segoe UI"/>
          <w:color w:val="2683C6" w:themeColor="accent2"/>
          <w:sz w:val="22"/>
          <w:szCs w:val="22"/>
        </w:rPr>
        <w:t xml:space="preserve">: </w:t>
      </w:r>
      <w:r w:rsidRPr="00467E93">
        <w:rPr>
          <w:rFonts w:ascii="Segoe UI" w:hAnsi="Segoe UI" w:cs="Segoe UI"/>
          <w:sz w:val="22"/>
          <w:szCs w:val="22"/>
        </w:rPr>
        <w:t>The </w:t>
      </w:r>
      <w:hyperlink r:id="rId32" w:history="1">
        <w:r w:rsidRPr="00467E93">
          <w:rPr>
            <w:rStyle w:val="Hyperlink"/>
            <w:rFonts w:ascii="Segoe UI" w:hAnsi="Segoe UI" w:cs="Segoe UI"/>
            <w:color w:val="auto"/>
            <w:sz w:val="22"/>
            <w:szCs w:val="22"/>
            <w:u w:val="none"/>
          </w:rPr>
          <w:t>Azure Backup</w:t>
        </w:r>
      </w:hyperlink>
      <w:r w:rsidRPr="00467E93">
        <w:rPr>
          <w:rFonts w:ascii="Segoe UI" w:hAnsi="Segoe UI" w:cs="Segoe UI"/>
          <w:sz w:val="22"/>
          <w:szCs w:val="22"/>
        </w:rPr>
        <w:t> service keeps your data safe and recoverable by backing it up to Azure</w:t>
      </w:r>
    </w:p>
    <w:p w14:paraId="538D72DD" w14:textId="5D470FB8" w:rsidR="0010639A" w:rsidRPr="00467E93" w:rsidRDefault="0010639A" w:rsidP="000B4FE8">
      <w:pPr>
        <w:tabs>
          <w:tab w:val="left" w:pos="1920"/>
        </w:tabs>
        <w:spacing w:after="0"/>
        <w:rPr>
          <w:rFonts w:ascii="Segoe UI" w:hAnsi="Segoe UI" w:cs="Segoe UI"/>
          <w:color w:val="2683C6" w:themeColor="accent2"/>
          <w:sz w:val="22"/>
          <w:szCs w:val="22"/>
        </w:rPr>
      </w:pPr>
      <w:r w:rsidRPr="00467E93">
        <w:rPr>
          <w:rFonts w:ascii="Segoe UI" w:hAnsi="Segoe UI" w:cs="Segoe UI"/>
          <w:color w:val="2683C6" w:themeColor="accent2"/>
          <w:sz w:val="22"/>
          <w:szCs w:val="22"/>
        </w:rPr>
        <w:t>How site recovery work</w:t>
      </w:r>
    </w:p>
    <w:p w14:paraId="5BF7D1C9" w14:textId="77777777" w:rsidR="002F660D" w:rsidRPr="00467E93" w:rsidRDefault="002F660D" w:rsidP="000B4FE8">
      <w:pPr>
        <w:tabs>
          <w:tab w:val="left" w:pos="1920"/>
        </w:tabs>
        <w:spacing w:after="0"/>
        <w:rPr>
          <w:rFonts w:ascii="Segoe UI" w:hAnsi="Segoe UI" w:cs="Segoe UI"/>
          <w:b/>
          <w:color w:val="2683C6" w:themeColor="accent2"/>
          <w:sz w:val="22"/>
          <w:szCs w:val="22"/>
        </w:rPr>
      </w:pPr>
    </w:p>
    <w:p w14:paraId="46C00825" w14:textId="18389043" w:rsidR="0010639A" w:rsidRPr="00467E93" w:rsidRDefault="0010639A" w:rsidP="000B4FE8">
      <w:pPr>
        <w:tabs>
          <w:tab w:val="left" w:pos="1920"/>
        </w:tabs>
        <w:spacing w:after="0"/>
        <w:rPr>
          <w:rFonts w:ascii="Segoe UI" w:hAnsi="Segoe UI" w:cs="Segoe UI"/>
          <w:sz w:val="22"/>
          <w:szCs w:val="22"/>
        </w:rPr>
      </w:pPr>
      <w:r w:rsidRPr="00467E93">
        <w:rPr>
          <w:rFonts w:ascii="Segoe UI" w:hAnsi="Segoe UI" w:cs="Segoe UI"/>
          <w:sz w:val="22"/>
          <w:szCs w:val="22"/>
        </w:rPr>
        <w:lastRenderedPageBreak/>
        <w:t xml:space="preserve">Replicating Azure, VMware, Hyper-V, VM’s and physical servers </w:t>
      </w:r>
    </w:p>
    <w:p w14:paraId="4D03221F" w14:textId="7BD20FF1" w:rsidR="0010639A" w:rsidRPr="00467E93" w:rsidRDefault="0010639A" w:rsidP="000B4FE8">
      <w:pPr>
        <w:tabs>
          <w:tab w:val="left" w:pos="1920"/>
        </w:tabs>
        <w:spacing w:after="0"/>
        <w:rPr>
          <w:rFonts w:ascii="Segoe UI" w:hAnsi="Segoe UI" w:cs="Segoe UI"/>
          <w:sz w:val="22"/>
          <w:szCs w:val="22"/>
        </w:rPr>
      </w:pPr>
      <w:r w:rsidRPr="00467E93">
        <w:rPr>
          <w:rFonts w:ascii="Segoe UI" w:hAnsi="Segoe UI" w:cs="Segoe UI"/>
          <w:sz w:val="22"/>
          <w:szCs w:val="22"/>
        </w:rPr>
        <w:t xml:space="preserve">Leveraging existing HA/DR options </w:t>
      </w:r>
    </w:p>
    <w:p w14:paraId="6946C70F" w14:textId="77777777" w:rsidR="000B4FE8" w:rsidRPr="00467E93" w:rsidRDefault="0010639A" w:rsidP="000B4FE8">
      <w:pPr>
        <w:tabs>
          <w:tab w:val="left" w:pos="1920"/>
        </w:tabs>
        <w:spacing w:after="0"/>
        <w:rPr>
          <w:rFonts w:ascii="Segoe UI" w:hAnsi="Segoe UI" w:cs="Segoe UI"/>
          <w:sz w:val="22"/>
          <w:szCs w:val="22"/>
        </w:rPr>
      </w:pPr>
      <w:r w:rsidRPr="00467E93">
        <w:rPr>
          <w:rFonts w:ascii="Segoe UI" w:hAnsi="Segoe UI" w:cs="Segoe UI"/>
          <w:sz w:val="22"/>
          <w:szCs w:val="22"/>
        </w:rPr>
        <w:t>Working with the ASR deployment planner</w:t>
      </w:r>
    </w:p>
    <w:p w14:paraId="6457FFA8" w14:textId="3611F091" w:rsidR="008D3224" w:rsidRPr="00467E93" w:rsidRDefault="008D3224" w:rsidP="000B4FE8">
      <w:pPr>
        <w:tabs>
          <w:tab w:val="left" w:pos="1920"/>
        </w:tabs>
        <w:spacing w:after="0"/>
        <w:rPr>
          <w:rFonts w:ascii="Segoe UI" w:hAnsi="Segoe UI" w:cs="Segoe UI"/>
          <w:sz w:val="22"/>
          <w:szCs w:val="22"/>
        </w:rPr>
      </w:pPr>
      <w:r w:rsidRPr="00467E93">
        <w:rPr>
          <w:rFonts w:ascii="Segoe UI" w:hAnsi="Segoe UI" w:cs="Segoe UI"/>
          <w:sz w:val="22"/>
          <w:szCs w:val="22"/>
        </w:rPr>
        <w:t>BC/DR</w:t>
      </w:r>
    </w:p>
    <w:p w14:paraId="1C57DD3D" w14:textId="04CC3399" w:rsidR="008D3224" w:rsidRPr="00467E93" w:rsidRDefault="008D3224" w:rsidP="000B4FE8">
      <w:pPr>
        <w:tabs>
          <w:tab w:val="left" w:pos="1920"/>
        </w:tabs>
        <w:spacing w:after="0"/>
        <w:rPr>
          <w:rFonts w:ascii="Segoe UI" w:hAnsi="Segoe UI" w:cs="Segoe UI"/>
          <w:sz w:val="22"/>
          <w:szCs w:val="22"/>
        </w:rPr>
      </w:pPr>
      <w:r w:rsidRPr="00467E93">
        <w:rPr>
          <w:rFonts w:ascii="Segoe UI" w:hAnsi="Segoe UI" w:cs="Segoe UI"/>
          <w:sz w:val="22"/>
          <w:szCs w:val="22"/>
        </w:rPr>
        <w:t xml:space="preserve">Continue replication </w:t>
      </w:r>
    </w:p>
    <w:p w14:paraId="28E416E7" w14:textId="0B374E3E" w:rsidR="008D3224" w:rsidRPr="00467E93" w:rsidRDefault="008D3224" w:rsidP="000B4FE8">
      <w:pPr>
        <w:tabs>
          <w:tab w:val="left" w:pos="1920"/>
        </w:tabs>
        <w:spacing w:after="0"/>
        <w:rPr>
          <w:rFonts w:ascii="Segoe UI" w:hAnsi="Segoe UI" w:cs="Segoe UI"/>
          <w:sz w:val="22"/>
          <w:szCs w:val="22"/>
        </w:rPr>
      </w:pPr>
      <w:r w:rsidRPr="00467E93">
        <w:rPr>
          <w:rFonts w:ascii="Segoe UI" w:hAnsi="Segoe UI" w:cs="Segoe UI"/>
          <w:sz w:val="22"/>
          <w:szCs w:val="22"/>
        </w:rPr>
        <w:t xml:space="preserve">APP-consistent snapshot </w:t>
      </w:r>
    </w:p>
    <w:p w14:paraId="63C1557F" w14:textId="11B447AC" w:rsidR="008D3224" w:rsidRPr="00467E93" w:rsidRDefault="008D3224" w:rsidP="000B4FE8">
      <w:pPr>
        <w:tabs>
          <w:tab w:val="left" w:pos="1920"/>
        </w:tabs>
        <w:spacing w:after="0"/>
        <w:rPr>
          <w:rFonts w:ascii="Segoe UI" w:hAnsi="Segoe UI" w:cs="Segoe UI"/>
          <w:sz w:val="22"/>
          <w:szCs w:val="22"/>
        </w:rPr>
      </w:pPr>
      <w:r w:rsidRPr="00467E93">
        <w:rPr>
          <w:rFonts w:ascii="Segoe UI" w:hAnsi="Segoe UI" w:cs="Segoe UI"/>
          <w:sz w:val="22"/>
          <w:szCs w:val="22"/>
        </w:rPr>
        <w:t xml:space="preserve">Flexible failovers </w:t>
      </w:r>
    </w:p>
    <w:p w14:paraId="4C2E5837" w14:textId="57DA4831" w:rsidR="008D3224" w:rsidRPr="00467E93" w:rsidRDefault="008D3224" w:rsidP="000B4FE8">
      <w:pPr>
        <w:tabs>
          <w:tab w:val="left" w:pos="1920"/>
        </w:tabs>
        <w:spacing w:after="0"/>
        <w:rPr>
          <w:rFonts w:ascii="Segoe UI" w:hAnsi="Segoe UI" w:cs="Segoe UI"/>
          <w:sz w:val="22"/>
          <w:szCs w:val="22"/>
        </w:rPr>
      </w:pPr>
      <w:r w:rsidRPr="00467E93">
        <w:rPr>
          <w:rFonts w:ascii="Segoe UI" w:hAnsi="Segoe UI" w:cs="Segoe UI"/>
          <w:sz w:val="22"/>
          <w:szCs w:val="22"/>
        </w:rPr>
        <w:t xml:space="preserve">Recovery plans </w:t>
      </w:r>
    </w:p>
    <w:p w14:paraId="6C107669" w14:textId="5B4F893A" w:rsidR="008D3224" w:rsidRPr="00467E93" w:rsidRDefault="008D3224" w:rsidP="000B4FE8">
      <w:pPr>
        <w:tabs>
          <w:tab w:val="left" w:pos="1920"/>
        </w:tabs>
        <w:spacing w:after="0"/>
        <w:rPr>
          <w:rFonts w:ascii="Segoe UI" w:hAnsi="Segoe UI" w:cs="Segoe UI"/>
          <w:sz w:val="22"/>
          <w:szCs w:val="22"/>
        </w:rPr>
      </w:pPr>
      <w:r w:rsidRPr="00467E93">
        <w:rPr>
          <w:rFonts w:ascii="Segoe UI" w:hAnsi="Segoe UI" w:cs="Segoe UI"/>
          <w:sz w:val="22"/>
          <w:szCs w:val="22"/>
        </w:rPr>
        <w:t xml:space="preserve">Azure Automation integration </w:t>
      </w:r>
    </w:p>
    <w:p w14:paraId="4704D912" w14:textId="43EDF30D" w:rsidR="000B4FE8" w:rsidRPr="00467E93" w:rsidRDefault="000B4FE8" w:rsidP="000B4FE8">
      <w:pPr>
        <w:tabs>
          <w:tab w:val="left" w:pos="1920"/>
        </w:tabs>
        <w:spacing w:after="0"/>
        <w:rPr>
          <w:rFonts w:ascii="Segoe UI" w:hAnsi="Segoe UI" w:cs="Segoe UI"/>
          <w:sz w:val="22"/>
          <w:szCs w:val="22"/>
        </w:rPr>
      </w:pPr>
      <w:r w:rsidRPr="00467E93">
        <w:rPr>
          <w:rFonts w:ascii="Segoe UI" w:hAnsi="Segoe UI" w:cs="Segoe UI"/>
          <w:sz w:val="22"/>
          <w:szCs w:val="22"/>
        </w:rPr>
        <w:t xml:space="preserve">Creating recovery </w:t>
      </w:r>
      <w:r w:rsidR="002F660D" w:rsidRPr="00467E93">
        <w:rPr>
          <w:rFonts w:ascii="Segoe UI" w:hAnsi="Segoe UI" w:cs="Segoe UI"/>
          <w:sz w:val="22"/>
          <w:szCs w:val="22"/>
        </w:rPr>
        <w:t>vault</w:t>
      </w:r>
      <w:r w:rsidRPr="00467E93">
        <w:rPr>
          <w:rFonts w:ascii="Segoe UI" w:hAnsi="Segoe UI" w:cs="Segoe UI"/>
          <w:sz w:val="22"/>
          <w:szCs w:val="22"/>
        </w:rPr>
        <w:t xml:space="preserve"> </w:t>
      </w:r>
    </w:p>
    <w:p w14:paraId="571D440D" w14:textId="18C87ADF" w:rsidR="00386679" w:rsidRPr="00467E93" w:rsidRDefault="00386679" w:rsidP="000B4FE8">
      <w:pPr>
        <w:tabs>
          <w:tab w:val="left" w:pos="1920"/>
        </w:tabs>
        <w:spacing w:after="0"/>
        <w:rPr>
          <w:rFonts w:ascii="Segoe UI" w:hAnsi="Segoe UI" w:cs="Segoe UI"/>
          <w:sz w:val="22"/>
          <w:szCs w:val="22"/>
        </w:rPr>
      </w:pPr>
      <w:r w:rsidRPr="00467E93">
        <w:rPr>
          <w:rFonts w:ascii="Segoe UI" w:hAnsi="Segoe UI" w:cs="Segoe UI"/>
          <w:noProof/>
          <w:sz w:val="22"/>
          <w:szCs w:val="22"/>
        </w:rPr>
        <w:drawing>
          <wp:inline distT="0" distB="0" distL="0" distR="0" wp14:anchorId="5E1E6FD0" wp14:editId="7AE36F3F">
            <wp:extent cx="5144853"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7261" cy="2171592"/>
                    </a:xfrm>
                    <a:prstGeom prst="rect">
                      <a:avLst/>
                    </a:prstGeom>
                  </pic:spPr>
                </pic:pic>
              </a:graphicData>
            </a:graphic>
          </wp:inline>
        </w:drawing>
      </w:r>
    </w:p>
    <w:p w14:paraId="06BB19AF" w14:textId="52D514C8" w:rsidR="008D3224" w:rsidRPr="00467E93" w:rsidRDefault="008D3224" w:rsidP="008D3224">
      <w:pPr>
        <w:tabs>
          <w:tab w:val="left" w:pos="1920"/>
        </w:tabs>
        <w:spacing w:after="0"/>
        <w:rPr>
          <w:rFonts w:ascii="Segoe UI" w:hAnsi="Segoe UI" w:cs="Segoe UI"/>
          <w:sz w:val="22"/>
          <w:szCs w:val="22"/>
        </w:rPr>
      </w:pPr>
    </w:p>
    <w:p w14:paraId="538B1E10" w14:textId="2A1F50FC" w:rsidR="008D3224" w:rsidRPr="00467E93" w:rsidRDefault="003F5FC2" w:rsidP="008D3224">
      <w:pPr>
        <w:tabs>
          <w:tab w:val="left" w:pos="1920"/>
        </w:tabs>
        <w:spacing w:after="0"/>
        <w:rPr>
          <w:rFonts w:ascii="Segoe UI" w:hAnsi="Segoe UI" w:cs="Segoe UI"/>
          <w:color w:val="2683C6" w:themeColor="accent2"/>
          <w:sz w:val="22"/>
          <w:szCs w:val="22"/>
        </w:rPr>
      </w:pPr>
      <w:r w:rsidRPr="00467E93">
        <w:rPr>
          <w:rFonts w:ascii="Segoe UI" w:hAnsi="Segoe UI" w:cs="Segoe UI"/>
          <w:color w:val="2683C6" w:themeColor="accent2"/>
          <w:sz w:val="22"/>
          <w:szCs w:val="22"/>
        </w:rPr>
        <w:t xml:space="preserve">Extension Mobility </w:t>
      </w:r>
      <w:r w:rsidR="006C0038" w:rsidRPr="00467E93">
        <w:rPr>
          <w:rFonts w:ascii="Segoe UI" w:hAnsi="Segoe UI" w:cs="Segoe UI"/>
          <w:color w:val="2683C6" w:themeColor="accent2"/>
          <w:sz w:val="22"/>
          <w:szCs w:val="22"/>
        </w:rPr>
        <w:t>Service</w:t>
      </w:r>
    </w:p>
    <w:p w14:paraId="6A0F53D2" w14:textId="77777777" w:rsidR="006C0038" w:rsidRPr="00467E93" w:rsidRDefault="006C0038" w:rsidP="008D3224">
      <w:pPr>
        <w:tabs>
          <w:tab w:val="left" w:pos="1920"/>
        </w:tabs>
        <w:spacing w:after="0"/>
        <w:rPr>
          <w:rFonts w:ascii="Segoe UI" w:hAnsi="Segoe UI" w:cs="Segoe UI"/>
          <w:b/>
          <w:sz w:val="22"/>
          <w:szCs w:val="22"/>
        </w:rPr>
      </w:pPr>
    </w:p>
    <w:p w14:paraId="74A34136" w14:textId="13D34BAE" w:rsidR="00BB074A" w:rsidRPr="00467E93" w:rsidRDefault="00BB0C56" w:rsidP="000003DC">
      <w:pPr>
        <w:pStyle w:val="ListParagraph"/>
        <w:numPr>
          <w:ilvl w:val="0"/>
          <w:numId w:val="43"/>
        </w:numPr>
        <w:tabs>
          <w:tab w:val="left" w:pos="1920"/>
        </w:tabs>
        <w:spacing w:after="0"/>
        <w:rPr>
          <w:rFonts w:ascii="Segoe UI" w:hAnsi="Segoe UI" w:cs="Segoe UI"/>
          <w:sz w:val="22"/>
          <w:szCs w:val="22"/>
        </w:rPr>
      </w:pPr>
      <w:r w:rsidRPr="00467E93">
        <w:rPr>
          <w:rFonts w:ascii="Segoe UI" w:hAnsi="Segoe UI" w:cs="Segoe UI"/>
          <w:sz w:val="22"/>
          <w:szCs w:val="22"/>
        </w:rPr>
        <w:t>I</w:t>
      </w:r>
      <w:r w:rsidR="00BB074A" w:rsidRPr="00467E93">
        <w:rPr>
          <w:rFonts w:ascii="Segoe UI" w:hAnsi="Segoe UI" w:cs="Segoe UI"/>
          <w:sz w:val="22"/>
          <w:szCs w:val="22"/>
        </w:rPr>
        <w:t>t is going to read the data from RAM, when there is a write to ram it will send the data from physical machine/ VMWare server to process server</w:t>
      </w:r>
    </w:p>
    <w:p w14:paraId="0C238A74" w14:textId="687DA281" w:rsidR="00BB0C56" w:rsidRPr="00467E93" w:rsidRDefault="00BB0C56" w:rsidP="000003DC">
      <w:pPr>
        <w:pStyle w:val="ListParagraph"/>
        <w:numPr>
          <w:ilvl w:val="0"/>
          <w:numId w:val="43"/>
        </w:numPr>
        <w:tabs>
          <w:tab w:val="left" w:pos="1920"/>
        </w:tabs>
        <w:spacing w:after="0"/>
        <w:rPr>
          <w:rFonts w:ascii="Segoe UI" w:hAnsi="Segoe UI" w:cs="Segoe UI"/>
          <w:b/>
          <w:sz w:val="22"/>
          <w:szCs w:val="22"/>
        </w:rPr>
      </w:pPr>
      <w:r w:rsidRPr="00467E93">
        <w:rPr>
          <w:rFonts w:ascii="Segoe UI" w:hAnsi="Segoe UI" w:cs="Segoe UI"/>
          <w:color w:val="000000"/>
          <w:sz w:val="22"/>
          <w:szCs w:val="22"/>
          <w:shd w:val="clear" w:color="auto" w:fill="FFFFFF"/>
        </w:rPr>
        <w:t>Coordinates replication between on-premises VMware servers/physical servers and Azure/secondary site</w:t>
      </w:r>
      <w:r w:rsidRPr="00467E93">
        <w:rPr>
          <w:rFonts w:ascii="Segoe UI" w:hAnsi="Segoe UI" w:cs="Segoe UI"/>
          <w:color w:val="000000"/>
          <w:sz w:val="22"/>
          <w:szCs w:val="22"/>
        </w:rPr>
        <w:br/>
      </w:r>
      <w:r w:rsidRPr="00467E93">
        <w:rPr>
          <w:rFonts w:ascii="Segoe UI" w:hAnsi="Segoe UI" w:cs="Segoe UI"/>
          <w:color w:val="000000"/>
          <w:sz w:val="22"/>
          <w:szCs w:val="22"/>
          <w:shd w:val="clear" w:color="auto" w:fill="FFFFFF"/>
        </w:rPr>
        <w:t>Installed on VMware VM or physical servers you want to replicate</w:t>
      </w:r>
    </w:p>
    <w:p w14:paraId="2E3CB598" w14:textId="77777777" w:rsidR="006C0038" w:rsidRPr="00467E93" w:rsidRDefault="006C0038" w:rsidP="006C0038">
      <w:pPr>
        <w:pStyle w:val="ListParagraph"/>
        <w:tabs>
          <w:tab w:val="left" w:pos="1920"/>
        </w:tabs>
        <w:spacing w:after="0"/>
        <w:rPr>
          <w:rFonts w:ascii="Segoe UI" w:hAnsi="Segoe UI" w:cs="Segoe UI"/>
          <w:b/>
          <w:sz w:val="22"/>
          <w:szCs w:val="22"/>
        </w:rPr>
      </w:pPr>
    </w:p>
    <w:p w14:paraId="6F31AB2C" w14:textId="0E72A347" w:rsidR="003F5FC2" w:rsidRPr="00467E93" w:rsidRDefault="003F5FC2" w:rsidP="008D3224">
      <w:pPr>
        <w:tabs>
          <w:tab w:val="left" w:pos="1920"/>
        </w:tabs>
        <w:spacing w:after="0"/>
        <w:rPr>
          <w:rFonts w:ascii="Segoe UI" w:hAnsi="Segoe UI" w:cs="Segoe UI"/>
          <w:color w:val="2683C6" w:themeColor="accent2"/>
          <w:sz w:val="22"/>
          <w:szCs w:val="22"/>
        </w:rPr>
      </w:pPr>
      <w:r w:rsidRPr="00467E93">
        <w:rPr>
          <w:rFonts w:ascii="Segoe UI" w:hAnsi="Segoe UI" w:cs="Segoe UI"/>
          <w:color w:val="2683C6" w:themeColor="accent2"/>
          <w:sz w:val="22"/>
          <w:szCs w:val="22"/>
        </w:rPr>
        <w:t>Process server component</w:t>
      </w:r>
    </w:p>
    <w:p w14:paraId="44DEB118" w14:textId="77777777" w:rsidR="006C0038" w:rsidRPr="00467E93" w:rsidRDefault="006C0038" w:rsidP="008D3224">
      <w:pPr>
        <w:tabs>
          <w:tab w:val="left" w:pos="1920"/>
        </w:tabs>
        <w:spacing w:after="0"/>
        <w:rPr>
          <w:rFonts w:ascii="Segoe UI" w:hAnsi="Segoe UI" w:cs="Segoe UI"/>
          <w:b/>
          <w:sz w:val="22"/>
          <w:szCs w:val="22"/>
        </w:rPr>
      </w:pPr>
    </w:p>
    <w:p w14:paraId="11DEA314" w14:textId="1F909AF0" w:rsidR="00737214" w:rsidRPr="00467E93" w:rsidRDefault="00737214" w:rsidP="000003DC">
      <w:pPr>
        <w:pStyle w:val="ListParagraph"/>
        <w:numPr>
          <w:ilvl w:val="0"/>
          <w:numId w:val="41"/>
        </w:numPr>
        <w:tabs>
          <w:tab w:val="left" w:pos="1920"/>
        </w:tabs>
        <w:spacing w:after="0"/>
        <w:rPr>
          <w:rFonts w:ascii="Segoe UI" w:hAnsi="Segoe UI" w:cs="Segoe UI"/>
          <w:sz w:val="22"/>
          <w:szCs w:val="22"/>
        </w:rPr>
      </w:pPr>
      <w:r w:rsidRPr="00467E93">
        <w:rPr>
          <w:rFonts w:ascii="Segoe UI" w:hAnsi="Segoe UI" w:cs="Segoe UI"/>
          <w:sz w:val="22"/>
          <w:szCs w:val="22"/>
        </w:rPr>
        <w:t>Used for caching</w:t>
      </w:r>
      <w:r w:rsidR="00262FCE" w:rsidRPr="00467E93">
        <w:rPr>
          <w:rFonts w:ascii="Segoe UI" w:hAnsi="Segoe UI" w:cs="Segoe UI"/>
          <w:sz w:val="22"/>
          <w:szCs w:val="22"/>
        </w:rPr>
        <w:t>, compressing, and encryption.</w:t>
      </w:r>
    </w:p>
    <w:p w14:paraId="0994AFB3" w14:textId="6DD57C36" w:rsidR="00BB074A" w:rsidRPr="00467E93" w:rsidRDefault="00BB074A" w:rsidP="000003DC">
      <w:pPr>
        <w:pStyle w:val="ListParagraph"/>
        <w:numPr>
          <w:ilvl w:val="0"/>
          <w:numId w:val="41"/>
        </w:numPr>
        <w:tabs>
          <w:tab w:val="left" w:pos="1920"/>
        </w:tabs>
        <w:spacing w:after="0"/>
        <w:rPr>
          <w:rFonts w:ascii="Segoe UI" w:hAnsi="Segoe UI" w:cs="Segoe UI"/>
          <w:sz w:val="22"/>
          <w:szCs w:val="22"/>
        </w:rPr>
      </w:pPr>
      <w:r w:rsidRPr="00467E93">
        <w:rPr>
          <w:rFonts w:ascii="Segoe UI" w:hAnsi="Segoe UI" w:cs="Segoe UI"/>
          <w:sz w:val="22"/>
          <w:szCs w:val="22"/>
        </w:rPr>
        <w:t>Used for caching, compression &amp; encryption followed by pushing the data into storage</w:t>
      </w:r>
    </w:p>
    <w:p w14:paraId="320B18CE" w14:textId="3FB62275" w:rsidR="00BB0C56" w:rsidRPr="00467E93" w:rsidRDefault="00BB0C56" w:rsidP="000003DC">
      <w:pPr>
        <w:pStyle w:val="ListParagraph"/>
        <w:numPr>
          <w:ilvl w:val="0"/>
          <w:numId w:val="41"/>
        </w:numPr>
        <w:tabs>
          <w:tab w:val="left" w:pos="1920"/>
        </w:tabs>
        <w:spacing w:after="0"/>
        <w:rPr>
          <w:rFonts w:ascii="Segoe UI" w:hAnsi="Segoe UI" w:cs="Segoe UI"/>
          <w:sz w:val="22"/>
          <w:szCs w:val="22"/>
        </w:rPr>
      </w:pPr>
      <w:r w:rsidRPr="00467E93">
        <w:rPr>
          <w:rFonts w:ascii="Segoe UI" w:hAnsi="Segoe UI" w:cs="Segoe UI"/>
          <w:color w:val="000000"/>
          <w:sz w:val="22"/>
          <w:szCs w:val="22"/>
          <w:shd w:val="clear" w:color="auto" w:fill="FFFFFF"/>
        </w:rPr>
        <w:t>Installed by default on the configuration server. It receives replication data; optimizes it with caching, compression, and encryption; and sends it to Azure Storage. As your deployment grows, you can add additional, separate process servers to handle larger volumes of replication traffic</w:t>
      </w:r>
    </w:p>
    <w:p w14:paraId="42572655" w14:textId="77777777" w:rsidR="006C0038" w:rsidRPr="00467E93" w:rsidRDefault="006C0038" w:rsidP="006C0038">
      <w:pPr>
        <w:tabs>
          <w:tab w:val="left" w:pos="1920"/>
        </w:tabs>
        <w:spacing w:after="0"/>
        <w:rPr>
          <w:rFonts w:ascii="Segoe UI" w:hAnsi="Segoe UI" w:cs="Segoe UI"/>
          <w:sz w:val="22"/>
          <w:szCs w:val="22"/>
        </w:rPr>
      </w:pPr>
    </w:p>
    <w:p w14:paraId="4631E64D" w14:textId="5EEE8919" w:rsidR="003F5FC2" w:rsidRPr="00467E93" w:rsidRDefault="003F5FC2" w:rsidP="008D3224">
      <w:pPr>
        <w:tabs>
          <w:tab w:val="left" w:pos="1920"/>
        </w:tabs>
        <w:spacing w:after="0"/>
        <w:rPr>
          <w:rFonts w:ascii="Segoe UI" w:hAnsi="Segoe UI" w:cs="Segoe UI"/>
          <w:color w:val="2683C6" w:themeColor="accent2"/>
          <w:sz w:val="22"/>
          <w:szCs w:val="22"/>
        </w:rPr>
      </w:pPr>
      <w:r w:rsidRPr="00467E93">
        <w:rPr>
          <w:rFonts w:ascii="Segoe UI" w:hAnsi="Segoe UI" w:cs="Segoe UI"/>
          <w:color w:val="2683C6" w:themeColor="accent2"/>
          <w:sz w:val="22"/>
          <w:szCs w:val="22"/>
        </w:rPr>
        <w:lastRenderedPageBreak/>
        <w:t>Configuration server component</w:t>
      </w:r>
    </w:p>
    <w:p w14:paraId="1BAB8E74" w14:textId="77777777" w:rsidR="006C0038" w:rsidRPr="00467E93" w:rsidRDefault="006C0038" w:rsidP="008D3224">
      <w:pPr>
        <w:tabs>
          <w:tab w:val="left" w:pos="1920"/>
        </w:tabs>
        <w:spacing w:after="0"/>
        <w:rPr>
          <w:rFonts w:ascii="Segoe UI" w:hAnsi="Segoe UI" w:cs="Segoe UI"/>
          <w:b/>
          <w:sz w:val="22"/>
          <w:szCs w:val="22"/>
        </w:rPr>
      </w:pPr>
    </w:p>
    <w:p w14:paraId="2C1F1697" w14:textId="0E96B073" w:rsidR="00BB074A" w:rsidRPr="00467E93" w:rsidRDefault="00755D60" w:rsidP="000003DC">
      <w:pPr>
        <w:pStyle w:val="ListParagraph"/>
        <w:numPr>
          <w:ilvl w:val="0"/>
          <w:numId w:val="42"/>
        </w:numPr>
        <w:tabs>
          <w:tab w:val="left" w:pos="1920"/>
        </w:tabs>
        <w:spacing w:after="0"/>
        <w:rPr>
          <w:rFonts w:ascii="Segoe UI" w:hAnsi="Segoe UI" w:cs="Segoe UI"/>
          <w:sz w:val="22"/>
          <w:szCs w:val="22"/>
        </w:rPr>
      </w:pPr>
      <w:r w:rsidRPr="00467E93">
        <w:rPr>
          <w:rFonts w:ascii="Segoe UI" w:hAnsi="Segoe UI" w:cs="Segoe UI"/>
          <w:sz w:val="22"/>
          <w:szCs w:val="22"/>
        </w:rPr>
        <w:t>Used for centralized management</w:t>
      </w:r>
      <w:r w:rsidR="00BB074A" w:rsidRPr="00467E93">
        <w:rPr>
          <w:rFonts w:ascii="Segoe UI" w:hAnsi="Segoe UI" w:cs="Segoe UI"/>
          <w:sz w:val="22"/>
          <w:szCs w:val="22"/>
        </w:rPr>
        <w:t xml:space="preserve">, </w:t>
      </w:r>
      <w:r w:rsidR="003F5FC2" w:rsidRPr="00467E93">
        <w:rPr>
          <w:rFonts w:ascii="Segoe UI" w:hAnsi="Segoe UI" w:cs="Segoe UI"/>
          <w:sz w:val="22"/>
          <w:szCs w:val="22"/>
        </w:rPr>
        <w:t>Master target server component</w:t>
      </w:r>
    </w:p>
    <w:p w14:paraId="5AADD8AA" w14:textId="242C4CF1" w:rsidR="003F5FC2" w:rsidRPr="00467E93" w:rsidRDefault="00BB074A" w:rsidP="000003DC">
      <w:pPr>
        <w:pStyle w:val="ListParagraph"/>
        <w:numPr>
          <w:ilvl w:val="0"/>
          <w:numId w:val="42"/>
        </w:numPr>
        <w:tabs>
          <w:tab w:val="left" w:pos="1920"/>
        </w:tabs>
        <w:spacing w:after="0"/>
        <w:rPr>
          <w:rFonts w:ascii="Segoe UI" w:hAnsi="Segoe UI" w:cs="Segoe UI"/>
          <w:sz w:val="22"/>
          <w:szCs w:val="22"/>
        </w:rPr>
      </w:pPr>
      <w:r w:rsidRPr="00467E93">
        <w:rPr>
          <w:rFonts w:ascii="Segoe UI" w:hAnsi="Segoe UI" w:cs="Segoe UI"/>
          <w:sz w:val="22"/>
          <w:szCs w:val="22"/>
        </w:rPr>
        <w:t>This will have the configuration of all the physical server.  Used for centralized management. Install the mobility service on target systems</w:t>
      </w:r>
      <w:r w:rsidR="003F5FC2" w:rsidRPr="00467E93">
        <w:rPr>
          <w:rFonts w:ascii="Segoe UI" w:hAnsi="Segoe UI" w:cs="Segoe UI"/>
          <w:sz w:val="22"/>
          <w:szCs w:val="22"/>
        </w:rPr>
        <w:t xml:space="preserve">  </w:t>
      </w:r>
    </w:p>
    <w:p w14:paraId="529085FA" w14:textId="77523785" w:rsidR="00ED5BD8" w:rsidRPr="00467E93" w:rsidRDefault="00ED5BD8" w:rsidP="000003DC">
      <w:pPr>
        <w:pStyle w:val="ListParagraph"/>
        <w:numPr>
          <w:ilvl w:val="0"/>
          <w:numId w:val="42"/>
        </w:numPr>
        <w:tabs>
          <w:tab w:val="left" w:pos="1920"/>
        </w:tabs>
        <w:spacing w:after="0"/>
        <w:rPr>
          <w:rFonts w:ascii="Segoe UI" w:hAnsi="Segoe UI" w:cs="Segoe UI"/>
          <w:sz w:val="22"/>
          <w:szCs w:val="22"/>
        </w:rPr>
      </w:pPr>
      <w:r w:rsidRPr="00467E93">
        <w:rPr>
          <w:rFonts w:ascii="Segoe UI" w:hAnsi="Segoe UI" w:cs="Segoe UI"/>
          <w:color w:val="000000"/>
          <w:sz w:val="22"/>
          <w:szCs w:val="22"/>
          <w:shd w:val="clear" w:color="auto" w:fill="FFFFFF"/>
        </w:rPr>
        <w:t>Coordinates communications between on-premises VMware servers and Azure </w:t>
      </w:r>
    </w:p>
    <w:p w14:paraId="522D1DA0" w14:textId="77777777" w:rsidR="006C0038" w:rsidRPr="00467E93" w:rsidRDefault="006C0038" w:rsidP="006C0038">
      <w:pPr>
        <w:pStyle w:val="ListParagraph"/>
        <w:tabs>
          <w:tab w:val="left" w:pos="1920"/>
        </w:tabs>
        <w:spacing w:after="0"/>
        <w:rPr>
          <w:rFonts w:ascii="Segoe UI" w:hAnsi="Segoe UI" w:cs="Segoe UI"/>
          <w:sz w:val="22"/>
          <w:szCs w:val="22"/>
        </w:rPr>
      </w:pPr>
    </w:p>
    <w:p w14:paraId="46F05220" w14:textId="1D0B3641" w:rsidR="003F5FC2" w:rsidRPr="00467E93" w:rsidRDefault="00BB074A" w:rsidP="006C0038">
      <w:pPr>
        <w:jc w:val="both"/>
        <w:rPr>
          <w:rFonts w:ascii="Segoe UI" w:hAnsi="Segoe UI" w:cs="Segoe UI"/>
          <w:sz w:val="22"/>
          <w:szCs w:val="22"/>
        </w:rPr>
      </w:pPr>
      <w:r w:rsidRPr="00467E93">
        <w:rPr>
          <w:rFonts w:ascii="Segoe UI" w:hAnsi="Segoe UI" w:cs="Segoe UI"/>
          <w:color w:val="2683C6" w:themeColor="accent2"/>
          <w:sz w:val="22"/>
          <w:szCs w:val="22"/>
        </w:rPr>
        <w:t xml:space="preserve">Master Target Server </w:t>
      </w:r>
      <w:r w:rsidRPr="00467E93">
        <w:rPr>
          <w:rFonts w:ascii="Segoe UI" w:hAnsi="Segoe UI" w:cs="Segoe UI"/>
          <w:sz w:val="22"/>
          <w:szCs w:val="22"/>
        </w:rPr>
        <w:t>– Used for fa</w:t>
      </w:r>
      <w:r w:rsidR="00E7730F" w:rsidRPr="00467E93">
        <w:rPr>
          <w:rFonts w:ascii="Segoe UI" w:hAnsi="Segoe UI" w:cs="Segoe UI"/>
          <w:sz w:val="22"/>
          <w:szCs w:val="22"/>
        </w:rPr>
        <w:t>i</w:t>
      </w:r>
      <w:r w:rsidRPr="00467E93">
        <w:rPr>
          <w:rFonts w:ascii="Segoe UI" w:hAnsi="Segoe UI" w:cs="Segoe UI"/>
          <w:sz w:val="22"/>
          <w:szCs w:val="22"/>
        </w:rPr>
        <w:t>l back to on premise infra</w:t>
      </w:r>
    </w:p>
    <w:p w14:paraId="55EC23E6" w14:textId="60224057" w:rsidR="00FF6F3F" w:rsidRPr="00467E93" w:rsidRDefault="003C6CE1" w:rsidP="008D3224">
      <w:pPr>
        <w:tabs>
          <w:tab w:val="left" w:pos="1920"/>
        </w:tabs>
        <w:rPr>
          <w:rFonts w:ascii="Segoe UI" w:hAnsi="Segoe UI" w:cs="Segoe UI"/>
          <w:color w:val="0000FF"/>
          <w:sz w:val="22"/>
          <w:szCs w:val="22"/>
          <w:u w:val="single"/>
        </w:rPr>
      </w:pPr>
      <w:hyperlink r:id="rId34" w:history="1">
        <w:r w:rsidR="0010639A" w:rsidRPr="00467E93">
          <w:rPr>
            <w:rStyle w:val="Hyperlink"/>
            <w:rFonts w:ascii="Segoe UI" w:hAnsi="Segoe UI" w:cs="Segoe UI"/>
            <w:sz w:val="22"/>
            <w:szCs w:val="22"/>
            <w:highlight w:val="yellow"/>
          </w:rPr>
          <w:t>https://docs.microsoft.com/en-us/azure/site-recovery/site-recovery-plan-capacity-vmware</w:t>
        </w:r>
      </w:hyperlink>
    </w:p>
    <w:p w14:paraId="65C4EAB7" w14:textId="77777777" w:rsidR="00F927E1" w:rsidRPr="00467E93" w:rsidRDefault="00F927E1" w:rsidP="008D3224">
      <w:pPr>
        <w:tabs>
          <w:tab w:val="left" w:pos="1920"/>
        </w:tabs>
        <w:rPr>
          <w:rFonts w:ascii="Segoe UI" w:hAnsi="Segoe UI" w:cs="Segoe UI"/>
          <w:color w:val="2683C6" w:themeColor="accent2"/>
          <w:sz w:val="22"/>
          <w:szCs w:val="22"/>
        </w:rPr>
      </w:pPr>
    </w:p>
    <w:p w14:paraId="6A2C40E3" w14:textId="4330CDDC" w:rsidR="00FF6F3F" w:rsidRPr="00467E93" w:rsidRDefault="006C0038" w:rsidP="008D3224">
      <w:pPr>
        <w:tabs>
          <w:tab w:val="left" w:pos="1920"/>
        </w:tabs>
        <w:rPr>
          <w:rFonts w:ascii="Segoe UI" w:hAnsi="Segoe UI" w:cs="Segoe UI"/>
          <w:color w:val="2683C6" w:themeColor="accent2"/>
          <w:sz w:val="22"/>
          <w:szCs w:val="22"/>
        </w:rPr>
      </w:pPr>
      <w:r w:rsidRPr="00467E93">
        <w:rPr>
          <w:rFonts w:ascii="Segoe UI" w:hAnsi="Segoe UI" w:cs="Segoe UI"/>
          <w:color w:val="2683C6" w:themeColor="accent2"/>
          <w:sz w:val="22"/>
          <w:szCs w:val="22"/>
        </w:rPr>
        <w:t>QUESTIONS AND ANSWERS</w:t>
      </w:r>
    </w:p>
    <w:p w14:paraId="0FF8D906" w14:textId="20726891" w:rsidR="00FF6F3F" w:rsidRPr="00467E93" w:rsidRDefault="003C6CE1" w:rsidP="008D3224">
      <w:pPr>
        <w:tabs>
          <w:tab w:val="left" w:pos="1920"/>
        </w:tabs>
        <w:rPr>
          <w:rFonts w:ascii="Segoe UI" w:hAnsi="Segoe UI" w:cs="Segoe UI"/>
          <w:sz w:val="22"/>
          <w:szCs w:val="22"/>
        </w:rPr>
      </w:pPr>
      <w:hyperlink r:id="rId35" w:history="1">
        <w:r w:rsidR="00FF6F3F" w:rsidRPr="00467E93">
          <w:rPr>
            <w:rStyle w:val="Hyperlink"/>
            <w:rFonts w:ascii="Segoe UI" w:hAnsi="Segoe UI" w:cs="Segoe UI"/>
            <w:sz w:val="22"/>
            <w:szCs w:val="22"/>
            <w:highlight w:val="yellow"/>
          </w:rPr>
          <w:t>https://docs.microsoft.com/en-us/azure/site-recovery/vmware-azure-common-questions</w:t>
        </w:r>
      </w:hyperlink>
    </w:p>
    <w:p w14:paraId="73575D82" w14:textId="77DFD01E" w:rsidR="00266BB3" w:rsidRPr="00467E93" w:rsidRDefault="003C6CE1" w:rsidP="00C6779D">
      <w:pPr>
        <w:tabs>
          <w:tab w:val="left" w:pos="1920"/>
        </w:tabs>
        <w:rPr>
          <w:rStyle w:val="Hyperlink"/>
          <w:rFonts w:ascii="Segoe UI" w:hAnsi="Segoe UI" w:cs="Segoe UI"/>
          <w:sz w:val="22"/>
          <w:szCs w:val="22"/>
        </w:rPr>
      </w:pPr>
      <w:hyperlink r:id="rId36" w:anchor="prerequisites" w:history="1">
        <w:r w:rsidR="00053527" w:rsidRPr="00467E93">
          <w:rPr>
            <w:rStyle w:val="Hyperlink"/>
            <w:rFonts w:ascii="Segoe UI" w:hAnsi="Segoe UI" w:cs="Segoe UI"/>
            <w:sz w:val="22"/>
            <w:szCs w:val="22"/>
            <w:highlight w:val="yellow"/>
          </w:rPr>
          <w:t>https://docs.microsoft.com/en-us/azure/site-recovery/vmware-azure-deploy-configuration-server#prerequisites</w:t>
        </w:r>
      </w:hyperlink>
    </w:p>
    <w:p w14:paraId="60400954" w14:textId="13B2D43A" w:rsidR="00C6779D" w:rsidRPr="00467E93" w:rsidRDefault="00C6779D" w:rsidP="00C6779D">
      <w:pPr>
        <w:tabs>
          <w:tab w:val="left" w:pos="1920"/>
        </w:tabs>
        <w:rPr>
          <w:rStyle w:val="Hyperlink"/>
          <w:rFonts w:ascii="Segoe UI" w:hAnsi="Segoe UI" w:cs="Segoe UI"/>
          <w:sz w:val="22"/>
          <w:szCs w:val="22"/>
        </w:rPr>
      </w:pPr>
    </w:p>
    <w:p w14:paraId="4E848073" w14:textId="4C408B47" w:rsidR="00C6779D" w:rsidRPr="00467E93" w:rsidRDefault="00C6779D" w:rsidP="00C6779D">
      <w:pPr>
        <w:tabs>
          <w:tab w:val="left" w:pos="1920"/>
        </w:tabs>
        <w:rPr>
          <w:rStyle w:val="Hyperlink"/>
          <w:rFonts w:ascii="Segoe UI" w:hAnsi="Segoe UI" w:cs="Segoe UI"/>
          <w:sz w:val="22"/>
          <w:szCs w:val="22"/>
        </w:rPr>
      </w:pPr>
    </w:p>
    <w:p w14:paraId="67E0F2D7" w14:textId="3BD11BDD" w:rsidR="00C6779D" w:rsidRPr="00467E93" w:rsidRDefault="00C6779D" w:rsidP="00C6779D">
      <w:pPr>
        <w:tabs>
          <w:tab w:val="left" w:pos="1920"/>
        </w:tabs>
        <w:rPr>
          <w:rStyle w:val="Hyperlink"/>
          <w:rFonts w:ascii="Segoe UI" w:hAnsi="Segoe UI" w:cs="Segoe UI"/>
          <w:sz w:val="22"/>
          <w:szCs w:val="22"/>
        </w:rPr>
      </w:pPr>
    </w:p>
    <w:p w14:paraId="144CA957" w14:textId="09DC4290" w:rsidR="00266BB3" w:rsidRPr="00585563" w:rsidRDefault="00C6779D" w:rsidP="00C6779D">
      <w:pPr>
        <w:pStyle w:val="Heading1"/>
        <w:rPr>
          <w:rFonts w:ascii="Segoe UI" w:hAnsi="Segoe UI" w:cs="Segoe UI"/>
          <w:color w:val="FF0000"/>
          <w:sz w:val="22"/>
          <w:szCs w:val="22"/>
        </w:rPr>
      </w:pPr>
      <w:bookmarkStart w:id="41" w:name="_Toc8945458"/>
      <w:r w:rsidRPr="00585563">
        <w:rPr>
          <w:rFonts w:ascii="Segoe UI" w:hAnsi="Segoe UI" w:cs="Segoe UI"/>
          <w:color w:val="FF0000"/>
          <w:sz w:val="22"/>
          <w:szCs w:val="22"/>
        </w:rPr>
        <w:t>Azure AD</w:t>
      </w:r>
      <w:bookmarkEnd w:id="41"/>
    </w:p>
    <w:p w14:paraId="448D49A7" w14:textId="59AB2093" w:rsidR="00AD5DB1" w:rsidRPr="00467E93" w:rsidRDefault="00B231B9" w:rsidP="00AD5DB1">
      <w:pPr>
        <w:rPr>
          <w:rFonts w:ascii="Segoe UI" w:hAnsi="Segoe UI" w:cs="Segoe UI"/>
          <w:sz w:val="22"/>
          <w:szCs w:val="22"/>
        </w:rPr>
      </w:pPr>
      <w:r w:rsidRPr="00B231B9">
        <w:rPr>
          <w:rFonts w:ascii="Segoe UI" w:hAnsi="Segoe UI" w:cs="Segoe UI"/>
          <w:sz w:val="22"/>
          <w:szCs w:val="22"/>
        </w:rPr>
        <w:t>Azure Active Directory is an Identity and Access Management system. It is used to grant access to your employees to specific products and services in your network. For example: Salesforce.com, twitter etc. Azure AD has some in-built support for applications in its gallery which can be added directly.</w:t>
      </w:r>
    </w:p>
    <w:p w14:paraId="181B0FE8" w14:textId="613DFF6F" w:rsidR="00987A69" w:rsidRPr="00467E93" w:rsidRDefault="00987A69" w:rsidP="00AD5DB1">
      <w:pPr>
        <w:rPr>
          <w:rFonts w:ascii="Segoe UI" w:hAnsi="Segoe UI" w:cs="Segoe UI"/>
          <w:sz w:val="22"/>
          <w:szCs w:val="22"/>
        </w:rPr>
      </w:pPr>
    </w:p>
    <w:p w14:paraId="227D4275" w14:textId="3A6B4305" w:rsidR="00987A69" w:rsidRPr="00467E93" w:rsidRDefault="00987A69" w:rsidP="00AD5DB1">
      <w:pPr>
        <w:rPr>
          <w:rFonts w:ascii="Segoe UI" w:hAnsi="Segoe UI" w:cs="Segoe UI"/>
          <w:sz w:val="22"/>
          <w:szCs w:val="22"/>
        </w:rPr>
      </w:pPr>
    </w:p>
    <w:p w14:paraId="7FE14AFF" w14:textId="3FA4395E" w:rsidR="001549D1" w:rsidRPr="00467E93" w:rsidRDefault="00CB0FAB" w:rsidP="001549D1">
      <w:pPr>
        <w:pStyle w:val="Heading2"/>
        <w:rPr>
          <w:rFonts w:ascii="Segoe UI" w:hAnsi="Segoe UI" w:cs="Segoe UI"/>
          <w:color w:val="0070C0"/>
          <w:sz w:val="22"/>
          <w:szCs w:val="22"/>
        </w:rPr>
      </w:pPr>
      <w:r w:rsidRPr="00467E93">
        <w:rPr>
          <w:rFonts w:ascii="Segoe UI" w:hAnsi="Segoe UI" w:cs="Segoe UI"/>
          <w:color w:val="0070C0"/>
          <w:sz w:val="22"/>
          <w:szCs w:val="22"/>
        </w:rPr>
        <w:t>MFA (</w:t>
      </w:r>
      <w:r w:rsidR="001549D1" w:rsidRPr="00467E93">
        <w:rPr>
          <w:rFonts w:ascii="Segoe UI" w:hAnsi="Segoe UI" w:cs="Segoe UI"/>
          <w:color w:val="0070C0"/>
          <w:sz w:val="22"/>
          <w:szCs w:val="22"/>
        </w:rPr>
        <w:t>Multi-Factor Authenticatio</w:t>
      </w:r>
      <w:r w:rsidRPr="00467E93">
        <w:rPr>
          <w:rFonts w:ascii="Segoe UI" w:hAnsi="Segoe UI" w:cs="Segoe UI"/>
          <w:color w:val="0070C0"/>
          <w:sz w:val="22"/>
          <w:szCs w:val="22"/>
        </w:rPr>
        <w:t>n)</w:t>
      </w:r>
      <w:r w:rsidR="001549D1" w:rsidRPr="00467E93">
        <w:rPr>
          <w:rFonts w:ascii="Segoe UI" w:hAnsi="Segoe UI" w:cs="Segoe UI"/>
          <w:color w:val="0070C0"/>
          <w:sz w:val="22"/>
          <w:szCs w:val="22"/>
        </w:rPr>
        <w:t xml:space="preserve"> on Azure</w:t>
      </w:r>
    </w:p>
    <w:p w14:paraId="3C30E4C9" w14:textId="6A822A46" w:rsidR="00987A69" w:rsidRPr="00467E93" w:rsidRDefault="00E5028F" w:rsidP="00E5028F">
      <w:pPr>
        <w:spacing w:after="0"/>
        <w:rPr>
          <w:rFonts w:ascii="Segoe UI" w:hAnsi="Segoe UI" w:cs="Segoe UI"/>
          <w:sz w:val="22"/>
          <w:szCs w:val="22"/>
        </w:rPr>
      </w:pPr>
      <w:r w:rsidRPr="00467E93">
        <w:rPr>
          <w:rFonts w:ascii="Segoe UI" w:hAnsi="Segoe UI" w:cs="Segoe UI"/>
          <w:sz w:val="22"/>
          <w:szCs w:val="22"/>
        </w:rPr>
        <w:t xml:space="preserve">Provides additional security by requiring a second from of authentication </w:t>
      </w:r>
    </w:p>
    <w:p w14:paraId="1E9CB36C" w14:textId="601B9C9B" w:rsidR="00E5028F" w:rsidRPr="00467E93" w:rsidRDefault="00E5028F" w:rsidP="00E5028F">
      <w:pPr>
        <w:spacing w:after="0"/>
        <w:rPr>
          <w:rFonts w:ascii="Segoe UI" w:hAnsi="Segoe UI" w:cs="Segoe UI"/>
          <w:sz w:val="22"/>
          <w:szCs w:val="22"/>
        </w:rPr>
      </w:pPr>
      <w:r w:rsidRPr="00467E93">
        <w:rPr>
          <w:rFonts w:ascii="Segoe UI" w:hAnsi="Segoe UI" w:cs="Segoe UI"/>
          <w:sz w:val="22"/>
          <w:szCs w:val="22"/>
        </w:rPr>
        <w:t xml:space="preserve">Many options can be configured by the admin to better customize the user experience </w:t>
      </w:r>
    </w:p>
    <w:p w14:paraId="7522712A" w14:textId="562DC14A" w:rsidR="00CB0FAB" w:rsidRPr="00467E93" w:rsidRDefault="00CB0FAB" w:rsidP="00E5028F">
      <w:pPr>
        <w:spacing w:after="0"/>
        <w:rPr>
          <w:rFonts w:ascii="Segoe UI" w:hAnsi="Segoe UI" w:cs="Segoe UI"/>
          <w:sz w:val="22"/>
          <w:szCs w:val="22"/>
        </w:rPr>
      </w:pPr>
      <w:r w:rsidRPr="00467E93">
        <w:rPr>
          <w:rFonts w:ascii="Segoe UI" w:hAnsi="Segoe UI" w:cs="Segoe UI"/>
          <w:sz w:val="22"/>
          <w:szCs w:val="22"/>
        </w:rPr>
        <w:t xml:space="preserve">The organization can determine the preferred authentication methods </w:t>
      </w:r>
    </w:p>
    <w:p w14:paraId="2ED7A277" w14:textId="1B65799C" w:rsidR="00CB0FAB" w:rsidRPr="00467E93" w:rsidRDefault="00E5028F" w:rsidP="00E5028F">
      <w:pPr>
        <w:spacing w:after="0"/>
        <w:rPr>
          <w:rFonts w:ascii="Segoe UI" w:hAnsi="Segoe UI" w:cs="Segoe UI"/>
          <w:sz w:val="22"/>
          <w:szCs w:val="22"/>
        </w:rPr>
      </w:pPr>
      <w:r w:rsidRPr="00467E93">
        <w:rPr>
          <w:rFonts w:ascii="Segoe UI" w:hAnsi="Segoe UI" w:cs="Segoe UI"/>
          <w:sz w:val="22"/>
          <w:szCs w:val="22"/>
        </w:rPr>
        <w:t>Fraud alerts can be configured</w:t>
      </w:r>
    </w:p>
    <w:p w14:paraId="1EF70C12" w14:textId="77777777" w:rsidR="00CB0FAB" w:rsidRPr="00467E93" w:rsidRDefault="00CB0FAB" w:rsidP="00E5028F">
      <w:pPr>
        <w:spacing w:after="0"/>
        <w:rPr>
          <w:rFonts w:ascii="Segoe UI" w:hAnsi="Segoe UI" w:cs="Segoe UI"/>
          <w:sz w:val="22"/>
          <w:szCs w:val="22"/>
        </w:rPr>
      </w:pPr>
    </w:p>
    <w:p w14:paraId="1E53D162" w14:textId="1B8BC316" w:rsidR="00E5028F" w:rsidRPr="00467E93" w:rsidRDefault="00CB0FAB" w:rsidP="00E5028F">
      <w:pPr>
        <w:spacing w:after="0"/>
        <w:rPr>
          <w:rFonts w:ascii="Segoe UI" w:hAnsi="Segoe UI" w:cs="Segoe UI"/>
          <w:sz w:val="22"/>
          <w:szCs w:val="22"/>
        </w:rPr>
      </w:pPr>
      <w:r w:rsidRPr="00467E93">
        <w:rPr>
          <w:rFonts w:ascii="Segoe UI" w:hAnsi="Segoe UI" w:cs="Segoe UI"/>
          <w:sz w:val="22"/>
          <w:szCs w:val="22"/>
        </w:rPr>
        <w:t xml:space="preserve">The multi-Factor authentication can be configured to accept different forms of authentication methods </w:t>
      </w:r>
      <w:r w:rsidR="00E5028F" w:rsidRPr="00467E93">
        <w:rPr>
          <w:rFonts w:ascii="Segoe UI" w:hAnsi="Segoe UI" w:cs="Segoe UI"/>
          <w:sz w:val="22"/>
          <w:szCs w:val="22"/>
        </w:rPr>
        <w:t xml:space="preserve"> </w:t>
      </w:r>
    </w:p>
    <w:p w14:paraId="4F627BD6" w14:textId="7C1D5404" w:rsidR="00987A69" w:rsidRPr="00467E93" w:rsidRDefault="00CB0FAB" w:rsidP="00CB0FAB">
      <w:pPr>
        <w:spacing w:after="0"/>
        <w:rPr>
          <w:rFonts w:ascii="Segoe UI" w:hAnsi="Segoe UI" w:cs="Segoe UI"/>
          <w:sz w:val="22"/>
          <w:szCs w:val="22"/>
        </w:rPr>
      </w:pPr>
      <w:r w:rsidRPr="00467E93">
        <w:rPr>
          <w:rFonts w:ascii="Segoe UI" w:hAnsi="Segoe UI" w:cs="Segoe UI"/>
          <w:sz w:val="22"/>
          <w:szCs w:val="22"/>
        </w:rPr>
        <w:lastRenderedPageBreak/>
        <w:t xml:space="preserve">Calling your phone </w:t>
      </w:r>
    </w:p>
    <w:p w14:paraId="0C2D23A7" w14:textId="5AF3C92D" w:rsidR="00CB0FAB" w:rsidRPr="00467E93" w:rsidRDefault="00CB0FAB" w:rsidP="00CB0FAB">
      <w:pPr>
        <w:spacing w:after="0"/>
        <w:rPr>
          <w:rFonts w:ascii="Segoe UI" w:hAnsi="Segoe UI" w:cs="Segoe UI"/>
          <w:sz w:val="22"/>
          <w:szCs w:val="22"/>
        </w:rPr>
      </w:pPr>
      <w:r w:rsidRPr="00467E93">
        <w:rPr>
          <w:rFonts w:ascii="Segoe UI" w:hAnsi="Segoe UI" w:cs="Segoe UI"/>
          <w:sz w:val="22"/>
          <w:szCs w:val="22"/>
        </w:rPr>
        <w:t>Sending a text massage</w:t>
      </w:r>
    </w:p>
    <w:p w14:paraId="5579B038" w14:textId="1DC51739" w:rsidR="00CB0FAB" w:rsidRPr="00467E93" w:rsidRDefault="00CB0FAB" w:rsidP="00CB0FAB">
      <w:pPr>
        <w:spacing w:after="0"/>
        <w:rPr>
          <w:rFonts w:ascii="Segoe UI" w:hAnsi="Segoe UI" w:cs="Segoe UI"/>
          <w:sz w:val="22"/>
          <w:szCs w:val="22"/>
        </w:rPr>
      </w:pPr>
      <w:r w:rsidRPr="00467E93">
        <w:rPr>
          <w:rFonts w:ascii="Segoe UI" w:hAnsi="Segoe UI" w:cs="Segoe UI"/>
          <w:sz w:val="22"/>
          <w:szCs w:val="22"/>
        </w:rPr>
        <w:t>Notification in authenticator app</w:t>
      </w:r>
    </w:p>
    <w:p w14:paraId="2D18B86E" w14:textId="4E762356" w:rsidR="00CB0FAB" w:rsidRDefault="00CB0FAB" w:rsidP="00CB0FAB">
      <w:pPr>
        <w:spacing w:after="0"/>
        <w:rPr>
          <w:rFonts w:ascii="Segoe UI" w:hAnsi="Segoe UI" w:cs="Segoe UI"/>
          <w:sz w:val="22"/>
          <w:szCs w:val="22"/>
        </w:rPr>
      </w:pPr>
      <w:r w:rsidRPr="00467E93">
        <w:rPr>
          <w:rFonts w:ascii="Segoe UI" w:hAnsi="Segoe UI" w:cs="Segoe UI"/>
          <w:sz w:val="22"/>
          <w:szCs w:val="22"/>
        </w:rPr>
        <w:t xml:space="preserve">Verification code </w:t>
      </w:r>
    </w:p>
    <w:p w14:paraId="25367FD9" w14:textId="36D366FF" w:rsidR="005041F5" w:rsidRDefault="005041F5" w:rsidP="00CB0FAB">
      <w:pPr>
        <w:spacing w:after="0"/>
        <w:rPr>
          <w:rFonts w:ascii="Segoe UI" w:hAnsi="Segoe UI" w:cs="Segoe UI"/>
          <w:sz w:val="22"/>
          <w:szCs w:val="22"/>
        </w:rPr>
      </w:pPr>
    </w:p>
    <w:p w14:paraId="1318468D" w14:textId="77777777" w:rsidR="005041F5" w:rsidRPr="005041F5" w:rsidRDefault="005041F5" w:rsidP="005041F5">
      <w:pPr>
        <w:pStyle w:val="Heading2"/>
        <w:rPr>
          <w:rFonts w:ascii="Segoe UI" w:hAnsi="Segoe UI" w:cs="Segoe UI"/>
          <w:color w:val="0070C0"/>
          <w:sz w:val="22"/>
          <w:szCs w:val="22"/>
        </w:rPr>
      </w:pPr>
      <w:r w:rsidRPr="005041F5">
        <w:rPr>
          <w:rFonts w:ascii="Segoe UI" w:hAnsi="Segoe UI" w:cs="Segoe UI"/>
          <w:color w:val="0070C0"/>
          <w:sz w:val="22"/>
          <w:szCs w:val="22"/>
        </w:rPr>
        <w:t>Microsoft Intune</w:t>
      </w:r>
    </w:p>
    <w:p w14:paraId="25574972" w14:textId="77777777" w:rsidR="005041F5" w:rsidRPr="005041F5" w:rsidRDefault="005041F5" w:rsidP="005041F5">
      <w:pPr>
        <w:spacing w:after="0"/>
        <w:rPr>
          <w:rFonts w:ascii="Segoe UI" w:hAnsi="Segoe UI" w:cs="Segoe UI"/>
          <w:sz w:val="22"/>
          <w:szCs w:val="22"/>
        </w:rPr>
      </w:pPr>
    </w:p>
    <w:p w14:paraId="67232332" w14:textId="20A95310" w:rsidR="005041F5" w:rsidRPr="00467E93" w:rsidRDefault="005041F5" w:rsidP="005041F5">
      <w:pPr>
        <w:spacing w:after="0"/>
        <w:rPr>
          <w:rFonts w:ascii="Segoe UI" w:hAnsi="Segoe UI" w:cs="Segoe UI"/>
          <w:sz w:val="22"/>
          <w:szCs w:val="22"/>
        </w:rPr>
      </w:pPr>
      <w:r w:rsidRPr="005041F5">
        <w:rPr>
          <w:rFonts w:ascii="Segoe UI" w:hAnsi="Segoe UI" w:cs="Segoe UI"/>
          <w:sz w:val="22"/>
          <w:szCs w:val="22"/>
        </w:rPr>
        <w:t>Microsoft Intune is a cloud-based enterprise mobility management tool that aims to help organizations manage the mobile devices employees use to access corporate data and applications, such as email.</w:t>
      </w:r>
    </w:p>
    <w:p w14:paraId="76243905" w14:textId="3C1CEC32" w:rsidR="00987A69" w:rsidRDefault="00987A69" w:rsidP="00AD5DB1">
      <w:pPr>
        <w:rPr>
          <w:rFonts w:ascii="Segoe UI" w:hAnsi="Segoe UI" w:cs="Segoe UI"/>
          <w:sz w:val="22"/>
          <w:szCs w:val="22"/>
        </w:rPr>
      </w:pPr>
    </w:p>
    <w:p w14:paraId="3C9E1414" w14:textId="56AFE1E2" w:rsidR="0012433A" w:rsidRPr="00467E93" w:rsidRDefault="0012433A" w:rsidP="00AD5DB1">
      <w:pPr>
        <w:rPr>
          <w:rFonts w:ascii="Segoe UI" w:hAnsi="Segoe UI" w:cs="Segoe UI"/>
          <w:sz w:val="22"/>
          <w:szCs w:val="22"/>
        </w:rPr>
      </w:pPr>
      <w:r w:rsidRPr="0012433A">
        <w:rPr>
          <w:rFonts w:ascii="Segoe UI" w:hAnsi="Segoe UI" w:cs="Segoe UI"/>
          <w:sz w:val="22"/>
          <w:szCs w:val="22"/>
        </w:rPr>
        <w:t>It is a component of Microsoft's Enterprise Mobility + Security (EMS) offering, a mobile device management and application management platform. Microsoft's Intune app is designed to integrate with other parts of the EMS platform, including Azure Active Directory and Azure Information Protection. The app protection policy component of Microsoft Intune uses Azure Active Directory identity to maintain separation between corporate and personal data.</w:t>
      </w:r>
    </w:p>
    <w:p w14:paraId="7DBF38D7" w14:textId="2BF48F09" w:rsidR="00987A69" w:rsidRPr="00467E93" w:rsidRDefault="00987A69" w:rsidP="00AD5DB1">
      <w:pPr>
        <w:rPr>
          <w:rFonts w:ascii="Segoe UI" w:hAnsi="Segoe UI" w:cs="Segoe UI"/>
          <w:sz w:val="22"/>
          <w:szCs w:val="22"/>
        </w:rPr>
      </w:pPr>
    </w:p>
    <w:p w14:paraId="60201AB8" w14:textId="4AADE580" w:rsidR="00987A69" w:rsidRPr="00467E93" w:rsidRDefault="00987A69" w:rsidP="00AD5DB1">
      <w:pPr>
        <w:rPr>
          <w:rFonts w:ascii="Segoe UI" w:hAnsi="Segoe UI" w:cs="Segoe UI"/>
          <w:sz w:val="22"/>
          <w:szCs w:val="22"/>
        </w:rPr>
      </w:pPr>
    </w:p>
    <w:p w14:paraId="0C4A457B" w14:textId="18583B54" w:rsidR="00987A69" w:rsidRPr="00467E93" w:rsidRDefault="00987A69" w:rsidP="00AD5DB1">
      <w:pPr>
        <w:rPr>
          <w:rFonts w:ascii="Segoe UI" w:hAnsi="Segoe UI" w:cs="Segoe UI"/>
          <w:sz w:val="22"/>
          <w:szCs w:val="22"/>
        </w:rPr>
      </w:pPr>
    </w:p>
    <w:p w14:paraId="0BE8CF79" w14:textId="7D6C1325" w:rsidR="00987A69" w:rsidRPr="00467E93" w:rsidRDefault="00987A69" w:rsidP="00AD5DB1">
      <w:pPr>
        <w:rPr>
          <w:rFonts w:ascii="Segoe UI" w:hAnsi="Segoe UI" w:cs="Segoe UI"/>
          <w:sz w:val="22"/>
          <w:szCs w:val="22"/>
        </w:rPr>
      </w:pPr>
    </w:p>
    <w:p w14:paraId="66961532" w14:textId="26B811BB" w:rsidR="00987A69" w:rsidRPr="00467E93" w:rsidRDefault="00987A69" w:rsidP="00AD5DB1">
      <w:pPr>
        <w:rPr>
          <w:rFonts w:ascii="Segoe UI" w:hAnsi="Segoe UI" w:cs="Segoe UI"/>
          <w:sz w:val="22"/>
          <w:szCs w:val="22"/>
        </w:rPr>
      </w:pPr>
    </w:p>
    <w:p w14:paraId="6A363879" w14:textId="3AD5EA59" w:rsidR="00987A69" w:rsidRPr="00467E93" w:rsidRDefault="00987A69" w:rsidP="00987A69">
      <w:pPr>
        <w:pStyle w:val="Heading1"/>
        <w:rPr>
          <w:rFonts w:ascii="Segoe UI" w:hAnsi="Segoe UI" w:cs="Segoe UI"/>
          <w:color w:val="FF0000"/>
          <w:sz w:val="22"/>
          <w:szCs w:val="22"/>
          <w:shd w:val="clear" w:color="auto" w:fill="FFFFFF"/>
        </w:rPr>
      </w:pPr>
      <w:bookmarkStart w:id="42" w:name="_Toc8945459"/>
      <w:r w:rsidRPr="00467E93">
        <w:rPr>
          <w:rFonts w:ascii="Segoe UI" w:hAnsi="Segoe UI" w:cs="Segoe UI"/>
          <w:color w:val="FF0000"/>
          <w:sz w:val="22"/>
          <w:szCs w:val="22"/>
          <w:shd w:val="clear" w:color="auto" w:fill="FFFFFF"/>
        </w:rPr>
        <w:t>Azure API</w:t>
      </w:r>
      <w:bookmarkEnd w:id="42"/>
      <w:r w:rsidR="006D3FA1" w:rsidRPr="00467E93">
        <w:rPr>
          <w:rFonts w:ascii="Segoe UI" w:hAnsi="Segoe UI" w:cs="Segoe UI"/>
          <w:color w:val="FF0000"/>
          <w:sz w:val="22"/>
          <w:szCs w:val="22"/>
          <w:shd w:val="clear" w:color="auto" w:fill="FFFFFF"/>
        </w:rPr>
        <w:t xml:space="preserve"> </w:t>
      </w:r>
    </w:p>
    <w:p w14:paraId="4721D689" w14:textId="77777777" w:rsidR="00987A69" w:rsidRPr="00467E93" w:rsidRDefault="00987A69" w:rsidP="00AD5DB1">
      <w:pPr>
        <w:rPr>
          <w:rFonts w:ascii="Segoe UI" w:hAnsi="Segoe UI" w:cs="Segoe UI"/>
          <w:b/>
          <w:bCs/>
          <w:color w:val="222222"/>
          <w:sz w:val="22"/>
          <w:szCs w:val="22"/>
          <w:shd w:val="clear" w:color="auto" w:fill="FFFFFF"/>
        </w:rPr>
      </w:pPr>
    </w:p>
    <w:p w14:paraId="1ED1E54E" w14:textId="248A7DD7" w:rsidR="00987A69" w:rsidRPr="00467E93" w:rsidRDefault="00987A69" w:rsidP="00AD5DB1">
      <w:pPr>
        <w:rPr>
          <w:rFonts w:ascii="Segoe UI" w:hAnsi="Segoe UI" w:cs="Segoe UI"/>
          <w:color w:val="222222"/>
          <w:sz w:val="22"/>
          <w:szCs w:val="22"/>
          <w:shd w:val="clear" w:color="auto" w:fill="FFFFFF"/>
        </w:rPr>
      </w:pPr>
      <w:r w:rsidRPr="00467E93">
        <w:rPr>
          <w:rFonts w:ascii="Segoe UI" w:hAnsi="Segoe UI" w:cs="Segoe UI"/>
          <w:b/>
          <w:bCs/>
          <w:color w:val="222222"/>
          <w:sz w:val="22"/>
          <w:szCs w:val="22"/>
          <w:shd w:val="clear" w:color="auto" w:fill="FFFFFF"/>
        </w:rPr>
        <w:t>Azure API</w:t>
      </w:r>
      <w:r w:rsidRPr="00467E93">
        <w:rPr>
          <w:rFonts w:ascii="Segoe UI" w:hAnsi="Segoe UI" w:cs="Segoe UI"/>
          <w:color w:val="222222"/>
          <w:sz w:val="22"/>
          <w:szCs w:val="22"/>
          <w:shd w:val="clear" w:color="auto" w:fill="FFFFFF"/>
        </w:rPr>
        <w:t> Apps, a key component of the </w:t>
      </w:r>
      <w:r w:rsidRPr="00467E93">
        <w:rPr>
          <w:rFonts w:ascii="Segoe UI" w:hAnsi="Segoe UI" w:cs="Segoe UI"/>
          <w:b/>
          <w:bCs/>
          <w:color w:val="222222"/>
          <w:sz w:val="22"/>
          <w:szCs w:val="22"/>
          <w:shd w:val="clear" w:color="auto" w:fill="FFFFFF"/>
        </w:rPr>
        <w:t>Azure</w:t>
      </w:r>
      <w:r w:rsidRPr="00467E93">
        <w:rPr>
          <w:rFonts w:ascii="Segoe UI" w:hAnsi="Segoe UI" w:cs="Segoe UI"/>
          <w:color w:val="222222"/>
          <w:sz w:val="22"/>
          <w:szCs w:val="22"/>
          <w:shd w:val="clear" w:color="auto" w:fill="FFFFFF"/>
        </w:rPr>
        <w:t> App Services suite, are more than just a way to organize your </w:t>
      </w:r>
      <w:r w:rsidRPr="00467E93">
        <w:rPr>
          <w:rFonts w:ascii="Segoe UI" w:hAnsi="Segoe UI" w:cs="Segoe UI"/>
          <w:b/>
          <w:bCs/>
          <w:color w:val="222222"/>
          <w:sz w:val="22"/>
          <w:szCs w:val="22"/>
          <w:shd w:val="clear" w:color="auto" w:fill="FFFFFF"/>
        </w:rPr>
        <w:t>APIs</w:t>
      </w:r>
      <w:r w:rsidRPr="00467E93">
        <w:rPr>
          <w:rFonts w:ascii="Segoe UI" w:hAnsi="Segoe UI" w:cs="Segoe UI"/>
          <w:color w:val="222222"/>
          <w:sz w:val="22"/>
          <w:szCs w:val="22"/>
          <w:shd w:val="clear" w:color="auto" w:fill="FFFFFF"/>
        </w:rPr>
        <w:t>. </w:t>
      </w:r>
      <w:r w:rsidRPr="00467E93">
        <w:rPr>
          <w:rFonts w:ascii="Segoe UI" w:hAnsi="Segoe UI" w:cs="Segoe UI"/>
          <w:b/>
          <w:bCs/>
          <w:color w:val="222222"/>
          <w:sz w:val="22"/>
          <w:szCs w:val="22"/>
          <w:shd w:val="clear" w:color="auto" w:fill="FFFFFF"/>
        </w:rPr>
        <w:t>API</w:t>
      </w:r>
      <w:r w:rsidRPr="00467E93">
        <w:rPr>
          <w:rFonts w:ascii="Segoe UI" w:hAnsi="Segoe UI" w:cs="Segoe UI"/>
          <w:color w:val="222222"/>
          <w:sz w:val="22"/>
          <w:szCs w:val="22"/>
          <w:shd w:val="clear" w:color="auto" w:fill="FFFFFF"/>
        </w:rPr>
        <w:t> Apps make it easy to develop, host, and consume </w:t>
      </w:r>
      <w:r w:rsidRPr="00467E93">
        <w:rPr>
          <w:rFonts w:ascii="Segoe UI" w:hAnsi="Segoe UI" w:cs="Segoe UI"/>
          <w:b/>
          <w:bCs/>
          <w:color w:val="222222"/>
          <w:sz w:val="22"/>
          <w:szCs w:val="22"/>
          <w:shd w:val="clear" w:color="auto" w:fill="FFFFFF"/>
        </w:rPr>
        <w:t>APIs</w:t>
      </w:r>
      <w:r w:rsidRPr="00467E93">
        <w:rPr>
          <w:rFonts w:ascii="Segoe UI" w:hAnsi="Segoe UI" w:cs="Segoe UI"/>
          <w:color w:val="222222"/>
          <w:sz w:val="22"/>
          <w:szCs w:val="22"/>
          <w:shd w:val="clear" w:color="auto" w:fill="FFFFFF"/>
        </w:rPr>
        <w:t> in the cloud or on-premises while leveraging the magic of </w:t>
      </w:r>
      <w:r w:rsidRPr="00467E93">
        <w:rPr>
          <w:rFonts w:ascii="Segoe UI" w:hAnsi="Segoe UI" w:cs="Segoe UI"/>
          <w:b/>
          <w:bCs/>
          <w:color w:val="222222"/>
          <w:sz w:val="22"/>
          <w:szCs w:val="22"/>
          <w:shd w:val="clear" w:color="auto" w:fill="FFFFFF"/>
        </w:rPr>
        <w:t>Azure</w:t>
      </w:r>
      <w:r w:rsidRPr="00467E93">
        <w:rPr>
          <w:rFonts w:ascii="Segoe UI" w:hAnsi="Segoe UI" w:cs="Segoe UI"/>
          <w:color w:val="222222"/>
          <w:sz w:val="22"/>
          <w:szCs w:val="22"/>
          <w:shd w:val="clear" w:color="auto" w:fill="FFFFFF"/>
        </w:rPr>
        <w:t> App Services to include features such as discovery and authentication.</w:t>
      </w:r>
    </w:p>
    <w:p w14:paraId="700A69B5" w14:textId="359FBF80" w:rsidR="000D10FE" w:rsidRPr="00467E93" w:rsidRDefault="000D10FE" w:rsidP="00AD5DB1">
      <w:pPr>
        <w:rPr>
          <w:rFonts w:ascii="Segoe UI" w:hAnsi="Segoe UI" w:cs="Segoe UI"/>
          <w:color w:val="222222"/>
          <w:sz w:val="22"/>
          <w:szCs w:val="22"/>
          <w:shd w:val="clear" w:color="auto" w:fill="FFFFFF"/>
        </w:rPr>
      </w:pPr>
      <w:r w:rsidRPr="00467E93">
        <w:rPr>
          <w:rFonts w:ascii="Segoe UI" w:hAnsi="Segoe UI" w:cs="Segoe UI"/>
          <w:color w:val="222222"/>
          <w:sz w:val="22"/>
          <w:szCs w:val="22"/>
          <w:shd w:val="clear" w:color="auto" w:fill="FFFFFF"/>
        </w:rPr>
        <w:t xml:space="preserve">Manage all your APIs in one place </w:t>
      </w:r>
    </w:p>
    <w:p w14:paraId="6EBE01B8" w14:textId="0A54DB72" w:rsidR="00CC3E0F" w:rsidRPr="00467E93" w:rsidRDefault="00CC3E0F" w:rsidP="00AD5DB1">
      <w:pPr>
        <w:rPr>
          <w:rFonts w:ascii="Segoe UI" w:hAnsi="Segoe UI" w:cs="Segoe UI"/>
          <w:color w:val="222222"/>
          <w:sz w:val="22"/>
          <w:szCs w:val="22"/>
          <w:shd w:val="clear" w:color="auto" w:fill="FFFFFF"/>
        </w:rPr>
      </w:pPr>
    </w:p>
    <w:p w14:paraId="78F9CA92" w14:textId="21DD2C64" w:rsidR="004A1DCE" w:rsidRPr="00467E93" w:rsidRDefault="004A1DCE" w:rsidP="004A1DCE">
      <w:pPr>
        <w:pStyle w:val="Heading2"/>
        <w:rPr>
          <w:rFonts w:ascii="Segoe UI" w:hAnsi="Segoe UI" w:cs="Segoe UI"/>
          <w:color w:val="0070C0"/>
          <w:sz w:val="22"/>
          <w:szCs w:val="22"/>
          <w:shd w:val="clear" w:color="auto" w:fill="FFFFFF"/>
        </w:rPr>
      </w:pPr>
      <w:bookmarkStart w:id="43" w:name="_Toc8945460"/>
      <w:r w:rsidRPr="00467E93">
        <w:rPr>
          <w:rFonts w:ascii="Segoe UI" w:hAnsi="Segoe UI" w:cs="Segoe UI"/>
          <w:color w:val="0070C0"/>
          <w:sz w:val="22"/>
          <w:szCs w:val="22"/>
          <w:shd w:val="clear" w:color="auto" w:fill="FFFFFF"/>
        </w:rPr>
        <w:t>API Gateway</w:t>
      </w:r>
      <w:bookmarkEnd w:id="43"/>
    </w:p>
    <w:p w14:paraId="00857CF3" w14:textId="1C171680" w:rsidR="00987A69" w:rsidRPr="00467E93" w:rsidRDefault="00987A69" w:rsidP="00AD5DB1">
      <w:pPr>
        <w:rPr>
          <w:rFonts w:ascii="Segoe UI" w:hAnsi="Segoe UI" w:cs="Segoe UI"/>
          <w:sz w:val="22"/>
          <w:szCs w:val="22"/>
        </w:rPr>
      </w:pPr>
    </w:p>
    <w:p w14:paraId="3CC6E406" w14:textId="73EA81EC" w:rsidR="00987A69" w:rsidRPr="00467E93" w:rsidRDefault="004A1DCE" w:rsidP="00AD5DB1">
      <w:pPr>
        <w:rPr>
          <w:rFonts w:ascii="Segoe UI" w:hAnsi="Segoe UI" w:cs="Segoe UI"/>
          <w:sz w:val="22"/>
          <w:szCs w:val="22"/>
        </w:rPr>
      </w:pPr>
      <w:r w:rsidRPr="00467E93">
        <w:rPr>
          <w:rFonts w:ascii="Segoe UI" w:hAnsi="Segoe UI" w:cs="Segoe UI"/>
          <w:sz w:val="22"/>
          <w:szCs w:val="22"/>
        </w:rPr>
        <w:lastRenderedPageBreak/>
        <w:t xml:space="preserve">Feature#1 Separate out cross cutting concerns </w:t>
      </w:r>
    </w:p>
    <w:p w14:paraId="06871DF1" w14:textId="6269B5CC" w:rsidR="004A1DCE" w:rsidRPr="00467E93" w:rsidRDefault="004A1DCE" w:rsidP="000003DC">
      <w:pPr>
        <w:pStyle w:val="ListParagraph"/>
        <w:numPr>
          <w:ilvl w:val="1"/>
          <w:numId w:val="2"/>
        </w:numPr>
        <w:rPr>
          <w:rFonts w:ascii="Segoe UI" w:hAnsi="Segoe UI" w:cs="Segoe UI"/>
          <w:sz w:val="22"/>
          <w:szCs w:val="22"/>
        </w:rPr>
      </w:pPr>
      <w:r w:rsidRPr="00467E93">
        <w:rPr>
          <w:rFonts w:ascii="Segoe UI" w:hAnsi="Segoe UI" w:cs="Segoe UI"/>
          <w:sz w:val="22"/>
          <w:szCs w:val="22"/>
        </w:rPr>
        <w:t xml:space="preserve">Authentication </w:t>
      </w:r>
    </w:p>
    <w:p w14:paraId="0C703D5C" w14:textId="073DEA6B" w:rsidR="004A1DCE" w:rsidRPr="00467E93" w:rsidRDefault="004A1DCE" w:rsidP="000003DC">
      <w:pPr>
        <w:pStyle w:val="ListParagraph"/>
        <w:numPr>
          <w:ilvl w:val="1"/>
          <w:numId w:val="2"/>
        </w:numPr>
        <w:rPr>
          <w:rFonts w:ascii="Segoe UI" w:hAnsi="Segoe UI" w:cs="Segoe UI"/>
          <w:sz w:val="22"/>
          <w:szCs w:val="22"/>
        </w:rPr>
      </w:pPr>
      <w:r w:rsidRPr="00467E93">
        <w:rPr>
          <w:rFonts w:ascii="Segoe UI" w:hAnsi="Segoe UI" w:cs="Segoe UI"/>
          <w:sz w:val="22"/>
          <w:szCs w:val="22"/>
        </w:rPr>
        <w:t xml:space="preserve">Authorization </w:t>
      </w:r>
    </w:p>
    <w:p w14:paraId="6D56CEFA" w14:textId="1CEB3B75" w:rsidR="004A1DCE" w:rsidRPr="00467E93" w:rsidRDefault="004A1DCE" w:rsidP="000003DC">
      <w:pPr>
        <w:pStyle w:val="ListParagraph"/>
        <w:numPr>
          <w:ilvl w:val="1"/>
          <w:numId w:val="2"/>
        </w:numPr>
        <w:rPr>
          <w:rFonts w:ascii="Segoe UI" w:hAnsi="Segoe UI" w:cs="Segoe UI"/>
          <w:sz w:val="22"/>
          <w:szCs w:val="22"/>
        </w:rPr>
      </w:pPr>
      <w:r w:rsidRPr="00467E93">
        <w:rPr>
          <w:rFonts w:ascii="Segoe UI" w:hAnsi="Segoe UI" w:cs="Segoe UI"/>
          <w:sz w:val="22"/>
          <w:szCs w:val="22"/>
        </w:rPr>
        <w:t xml:space="preserve">SSL termination </w:t>
      </w:r>
    </w:p>
    <w:p w14:paraId="0754A98F" w14:textId="7C875282" w:rsidR="004A1DCE" w:rsidRPr="00467E93" w:rsidRDefault="004A1DCE" w:rsidP="000003DC">
      <w:pPr>
        <w:pStyle w:val="ListParagraph"/>
        <w:numPr>
          <w:ilvl w:val="1"/>
          <w:numId w:val="2"/>
        </w:numPr>
        <w:rPr>
          <w:rFonts w:ascii="Segoe UI" w:hAnsi="Segoe UI" w:cs="Segoe UI"/>
          <w:sz w:val="22"/>
          <w:szCs w:val="22"/>
        </w:rPr>
      </w:pPr>
      <w:r w:rsidRPr="00467E93">
        <w:rPr>
          <w:rFonts w:ascii="Segoe UI" w:hAnsi="Segoe UI" w:cs="Segoe UI"/>
          <w:sz w:val="22"/>
          <w:szCs w:val="22"/>
        </w:rPr>
        <w:t xml:space="preserve">DDoS protection / Throttling </w:t>
      </w:r>
    </w:p>
    <w:p w14:paraId="6E754A4C" w14:textId="6FFED942" w:rsidR="00CC3E0F" w:rsidRPr="00467E93" w:rsidRDefault="00CC3E0F" w:rsidP="00CC3E0F">
      <w:pPr>
        <w:rPr>
          <w:rFonts w:ascii="Segoe UI" w:hAnsi="Segoe UI" w:cs="Segoe UI"/>
          <w:sz w:val="22"/>
          <w:szCs w:val="22"/>
        </w:rPr>
      </w:pPr>
      <w:r w:rsidRPr="00467E93">
        <w:rPr>
          <w:rFonts w:ascii="Segoe UI" w:hAnsi="Segoe UI" w:cs="Segoe UI"/>
          <w:noProof/>
          <w:sz w:val="22"/>
          <w:szCs w:val="22"/>
        </w:rPr>
        <w:drawing>
          <wp:inline distT="0" distB="0" distL="0" distR="0" wp14:anchorId="1EE1B237" wp14:editId="2F3E0A65">
            <wp:extent cx="5394960" cy="2083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6701" cy="2088164"/>
                    </a:xfrm>
                    <a:prstGeom prst="rect">
                      <a:avLst/>
                    </a:prstGeom>
                  </pic:spPr>
                </pic:pic>
              </a:graphicData>
            </a:graphic>
          </wp:inline>
        </w:drawing>
      </w:r>
    </w:p>
    <w:p w14:paraId="15A56C0A" w14:textId="6A0C544A" w:rsidR="00B213FF" w:rsidRPr="00467E93" w:rsidRDefault="008F2D01" w:rsidP="00B213FF">
      <w:pPr>
        <w:rPr>
          <w:rFonts w:ascii="Segoe UI" w:hAnsi="Segoe UI" w:cs="Segoe UI"/>
          <w:sz w:val="22"/>
          <w:szCs w:val="22"/>
        </w:rPr>
      </w:pPr>
      <w:r w:rsidRPr="00467E93">
        <w:rPr>
          <w:rFonts w:ascii="Segoe UI" w:hAnsi="Segoe UI" w:cs="Segoe UI"/>
          <w:sz w:val="22"/>
          <w:szCs w:val="22"/>
        </w:rPr>
        <w:t>Feature#2 Separate and consolidate cross cutting conc</w:t>
      </w:r>
      <w:r w:rsidR="00980EB3" w:rsidRPr="00467E93">
        <w:rPr>
          <w:rFonts w:ascii="Segoe UI" w:hAnsi="Segoe UI" w:cs="Segoe UI"/>
          <w:sz w:val="22"/>
          <w:szCs w:val="22"/>
        </w:rPr>
        <w:t xml:space="preserve">erns across microservices </w:t>
      </w:r>
    </w:p>
    <w:p w14:paraId="4E4F79AB" w14:textId="77777777" w:rsidR="00980EB3" w:rsidRPr="00467E93" w:rsidRDefault="00980EB3" w:rsidP="000003DC">
      <w:pPr>
        <w:pStyle w:val="ListParagraph"/>
        <w:numPr>
          <w:ilvl w:val="1"/>
          <w:numId w:val="2"/>
        </w:numPr>
        <w:rPr>
          <w:rFonts w:ascii="Segoe UI" w:hAnsi="Segoe UI" w:cs="Segoe UI"/>
          <w:sz w:val="22"/>
          <w:szCs w:val="22"/>
        </w:rPr>
      </w:pPr>
      <w:r w:rsidRPr="00467E93">
        <w:rPr>
          <w:rFonts w:ascii="Segoe UI" w:hAnsi="Segoe UI" w:cs="Segoe UI"/>
          <w:sz w:val="22"/>
          <w:szCs w:val="22"/>
        </w:rPr>
        <w:t xml:space="preserve">Authentication </w:t>
      </w:r>
    </w:p>
    <w:p w14:paraId="59FB7D92" w14:textId="77777777" w:rsidR="00980EB3" w:rsidRPr="00467E93" w:rsidRDefault="00980EB3" w:rsidP="000003DC">
      <w:pPr>
        <w:pStyle w:val="ListParagraph"/>
        <w:numPr>
          <w:ilvl w:val="1"/>
          <w:numId w:val="2"/>
        </w:numPr>
        <w:rPr>
          <w:rFonts w:ascii="Segoe UI" w:hAnsi="Segoe UI" w:cs="Segoe UI"/>
          <w:sz w:val="22"/>
          <w:szCs w:val="22"/>
        </w:rPr>
      </w:pPr>
      <w:r w:rsidRPr="00467E93">
        <w:rPr>
          <w:rFonts w:ascii="Segoe UI" w:hAnsi="Segoe UI" w:cs="Segoe UI"/>
          <w:sz w:val="22"/>
          <w:szCs w:val="22"/>
        </w:rPr>
        <w:t xml:space="preserve">Authorization </w:t>
      </w:r>
    </w:p>
    <w:p w14:paraId="200D2BD3" w14:textId="77777777" w:rsidR="00980EB3" w:rsidRPr="00467E93" w:rsidRDefault="00980EB3" w:rsidP="000003DC">
      <w:pPr>
        <w:pStyle w:val="ListParagraph"/>
        <w:numPr>
          <w:ilvl w:val="1"/>
          <w:numId w:val="2"/>
        </w:numPr>
        <w:rPr>
          <w:rFonts w:ascii="Segoe UI" w:hAnsi="Segoe UI" w:cs="Segoe UI"/>
          <w:sz w:val="22"/>
          <w:szCs w:val="22"/>
        </w:rPr>
      </w:pPr>
      <w:r w:rsidRPr="00467E93">
        <w:rPr>
          <w:rFonts w:ascii="Segoe UI" w:hAnsi="Segoe UI" w:cs="Segoe UI"/>
          <w:sz w:val="22"/>
          <w:szCs w:val="22"/>
        </w:rPr>
        <w:t xml:space="preserve">SSL termination </w:t>
      </w:r>
    </w:p>
    <w:p w14:paraId="236F8C5F" w14:textId="54314A74" w:rsidR="00987A69" w:rsidRPr="00467E93" w:rsidRDefault="00980EB3" w:rsidP="000003DC">
      <w:pPr>
        <w:pStyle w:val="ListParagraph"/>
        <w:numPr>
          <w:ilvl w:val="1"/>
          <w:numId w:val="2"/>
        </w:numPr>
        <w:rPr>
          <w:rFonts w:ascii="Segoe UI" w:hAnsi="Segoe UI" w:cs="Segoe UI"/>
          <w:sz w:val="22"/>
          <w:szCs w:val="22"/>
        </w:rPr>
      </w:pPr>
      <w:r w:rsidRPr="00467E93">
        <w:rPr>
          <w:rFonts w:ascii="Segoe UI" w:hAnsi="Segoe UI" w:cs="Segoe UI"/>
          <w:sz w:val="22"/>
          <w:szCs w:val="22"/>
        </w:rPr>
        <w:t>DDoS protection / Throttling</w:t>
      </w:r>
    </w:p>
    <w:p w14:paraId="0202184A" w14:textId="2C15A176" w:rsidR="006343B9" w:rsidRDefault="006343B9" w:rsidP="000003DC">
      <w:pPr>
        <w:pStyle w:val="ListParagraph"/>
        <w:numPr>
          <w:ilvl w:val="1"/>
          <w:numId w:val="2"/>
        </w:numPr>
        <w:rPr>
          <w:rFonts w:ascii="Segoe UI" w:hAnsi="Segoe UI" w:cs="Segoe UI"/>
          <w:sz w:val="22"/>
          <w:szCs w:val="22"/>
        </w:rPr>
      </w:pPr>
      <w:r w:rsidRPr="00467E93">
        <w:rPr>
          <w:rFonts w:ascii="Segoe UI" w:hAnsi="Segoe UI" w:cs="Segoe UI"/>
          <w:sz w:val="22"/>
          <w:szCs w:val="22"/>
        </w:rPr>
        <w:t xml:space="preserve">Routing </w:t>
      </w:r>
    </w:p>
    <w:p w14:paraId="54DFFDEA" w14:textId="2CF196DC" w:rsidR="00156E21" w:rsidRDefault="00156E21" w:rsidP="00156E21">
      <w:pPr>
        <w:rPr>
          <w:rFonts w:ascii="Segoe UI" w:hAnsi="Segoe UI" w:cs="Segoe UI"/>
          <w:sz w:val="22"/>
          <w:szCs w:val="22"/>
        </w:rPr>
      </w:pPr>
    </w:p>
    <w:p w14:paraId="4B354040" w14:textId="77777777" w:rsidR="00156E21" w:rsidRPr="00156E21" w:rsidRDefault="00156E21" w:rsidP="00156E21">
      <w:pPr>
        <w:rPr>
          <w:rFonts w:ascii="Segoe UI" w:hAnsi="Segoe UI" w:cs="Segoe UI"/>
          <w:sz w:val="22"/>
          <w:szCs w:val="22"/>
        </w:rPr>
      </w:pPr>
    </w:p>
    <w:p w14:paraId="28EF8C73" w14:textId="77777777" w:rsidR="00E33779" w:rsidRPr="00467E93" w:rsidRDefault="00E33779" w:rsidP="00021D39">
      <w:pPr>
        <w:rPr>
          <w:rFonts w:ascii="Segoe UI" w:hAnsi="Segoe UI" w:cs="Segoe UI"/>
          <w:sz w:val="22"/>
          <w:szCs w:val="22"/>
        </w:rPr>
      </w:pPr>
    </w:p>
    <w:p w14:paraId="5A489E1E" w14:textId="77777777" w:rsidR="00E33779" w:rsidRPr="00467E93" w:rsidRDefault="00E33779">
      <w:pPr>
        <w:rPr>
          <w:rFonts w:ascii="Segoe UI" w:hAnsi="Segoe UI" w:cs="Segoe UI"/>
          <w:sz w:val="22"/>
          <w:szCs w:val="22"/>
        </w:rPr>
      </w:pPr>
      <w:r w:rsidRPr="00467E93">
        <w:rPr>
          <w:rFonts w:ascii="Segoe UI" w:hAnsi="Segoe UI" w:cs="Segoe UI"/>
          <w:sz w:val="22"/>
          <w:szCs w:val="22"/>
        </w:rPr>
        <w:br w:type="page"/>
      </w:r>
    </w:p>
    <w:p w14:paraId="0B77A0DA" w14:textId="24C58EE4" w:rsidR="00021D39" w:rsidRPr="00467E93" w:rsidRDefault="00021D39" w:rsidP="00021D39">
      <w:pPr>
        <w:rPr>
          <w:rFonts w:ascii="Segoe UI" w:hAnsi="Segoe UI" w:cs="Segoe UI"/>
          <w:sz w:val="22"/>
          <w:szCs w:val="22"/>
        </w:rPr>
      </w:pPr>
      <w:r w:rsidRPr="00467E93">
        <w:rPr>
          <w:rFonts w:ascii="Segoe UI" w:hAnsi="Segoe UI" w:cs="Segoe UI"/>
          <w:noProof/>
          <w:sz w:val="22"/>
          <w:szCs w:val="22"/>
        </w:rPr>
        <w:lastRenderedPageBreak/>
        <w:drawing>
          <wp:inline distT="0" distB="0" distL="0" distR="0" wp14:anchorId="1E3817A2" wp14:editId="4F195E04">
            <wp:extent cx="5943600" cy="2423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23795"/>
                    </a:xfrm>
                    <a:prstGeom prst="rect">
                      <a:avLst/>
                    </a:prstGeom>
                  </pic:spPr>
                </pic:pic>
              </a:graphicData>
            </a:graphic>
          </wp:inline>
        </w:drawing>
      </w:r>
    </w:p>
    <w:p w14:paraId="0DE426BA" w14:textId="0DF7C4B0" w:rsidR="00740F86" w:rsidRPr="00467E93" w:rsidRDefault="000B3AED" w:rsidP="00447FAE">
      <w:pPr>
        <w:rPr>
          <w:rFonts w:ascii="Segoe UI" w:hAnsi="Segoe UI" w:cs="Segoe UI"/>
          <w:sz w:val="22"/>
          <w:szCs w:val="22"/>
        </w:rPr>
      </w:pPr>
      <w:r w:rsidRPr="00467E93">
        <w:rPr>
          <w:rFonts w:ascii="Segoe UI" w:hAnsi="Segoe UI" w:cs="Segoe UI"/>
          <w:sz w:val="22"/>
          <w:szCs w:val="22"/>
        </w:rPr>
        <w:t xml:space="preserve">Feature#3 </w:t>
      </w:r>
      <w:r w:rsidR="00740F86" w:rsidRPr="00467E93">
        <w:rPr>
          <w:rFonts w:ascii="Segoe UI" w:hAnsi="Segoe UI" w:cs="Segoe UI"/>
          <w:sz w:val="22"/>
          <w:szCs w:val="22"/>
        </w:rPr>
        <w:t xml:space="preserve">Replacing multiple clients calls with single API call </w:t>
      </w:r>
    </w:p>
    <w:p w14:paraId="75415C17" w14:textId="7DB23101" w:rsidR="005161D6" w:rsidRPr="00467E93" w:rsidRDefault="005161D6" w:rsidP="00447FAE">
      <w:pPr>
        <w:rPr>
          <w:rFonts w:ascii="Segoe UI" w:hAnsi="Segoe UI" w:cs="Segoe UI"/>
          <w:sz w:val="22"/>
          <w:szCs w:val="22"/>
        </w:rPr>
      </w:pPr>
      <w:r w:rsidRPr="00467E93">
        <w:rPr>
          <w:rFonts w:ascii="Segoe UI" w:hAnsi="Segoe UI" w:cs="Segoe UI"/>
          <w:sz w:val="22"/>
          <w:szCs w:val="22"/>
        </w:rPr>
        <w:t xml:space="preserve">                 </w:t>
      </w:r>
      <w:r w:rsidR="00AE1F4B" w:rsidRPr="00467E93">
        <w:rPr>
          <w:rFonts w:ascii="Segoe UI" w:hAnsi="Segoe UI" w:cs="Segoe UI"/>
          <w:sz w:val="22"/>
          <w:szCs w:val="22"/>
        </w:rPr>
        <w:t>Also,</w:t>
      </w:r>
      <w:r w:rsidRPr="00467E93">
        <w:rPr>
          <w:rFonts w:ascii="Segoe UI" w:hAnsi="Segoe UI" w:cs="Segoe UI"/>
          <w:sz w:val="22"/>
          <w:szCs w:val="22"/>
        </w:rPr>
        <w:t xml:space="preserve"> some features of revers proxy </w:t>
      </w:r>
    </w:p>
    <w:p w14:paraId="2C695FFB" w14:textId="1AEB3CC3" w:rsidR="005161D6" w:rsidRPr="00467E93" w:rsidRDefault="003059E5" w:rsidP="000003DC">
      <w:pPr>
        <w:pStyle w:val="ListParagraph"/>
        <w:numPr>
          <w:ilvl w:val="1"/>
          <w:numId w:val="2"/>
        </w:numPr>
        <w:rPr>
          <w:rFonts w:ascii="Segoe UI" w:hAnsi="Segoe UI" w:cs="Segoe UI"/>
          <w:sz w:val="22"/>
          <w:szCs w:val="22"/>
        </w:rPr>
      </w:pPr>
      <w:r w:rsidRPr="00467E93">
        <w:rPr>
          <w:rFonts w:ascii="Segoe UI" w:hAnsi="Segoe UI" w:cs="Segoe UI"/>
          <w:sz w:val="22"/>
          <w:szCs w:val="22"/>
        </w:rPr>
        <w:t xml:space="preserve">Serving static content </w:t>
      </w:r>
    </w:p>
    <w:p w14:paraId="4D86C0DB" w14:textId="3BF507D4" w:rsidR="003059E5" w:rsidRPr="00467E93" w:rsidRDefault="003059E5" w:rsidP="000003DC">
      <w:pPr>
        <w:pStyle w:val="ListParagraph"/>
        <w:numPr>
          <w:ilvl w:val="1"/>
          <w:numId w:val="2"/>
        </w:numPr>
        <w:rPr>
          <w:rFonts w:ascii="Segoe UI" w:hAnsi="Segoe UI" w:cs="Segoe UI"/>
          <w:sz w:val="22"/>
          <w:szCs w:val="22"/>
        </w:rPr>
      </w:pPr>
      <w:r w:rsidRPr="00467E93">
        <w:rPr>
          <w:rFonts w:ascii="Segoe UI" w:hAnsi="Segoe UI" w:cs="Segoe UI"/>
          <w:sz w:val="22"/>
          <w:szCs w:val="22"/>
        </w:rPr>
        <w:t xml:space="preserve">Caching </w:t>
      </w:r>
      <w:r w:rsidR="009D73FE" w:rsidRPr="00467E93">
        <w:rPr>
          <w:rFonts w:ascii="Segoe UI" w:hAnsi="Segoe UI" w:cs="Segoe UI"/>
          <w:sz w:val="22"/>
          <w:szCs w:val="22"/>
        </w:rPr>
        <w:t xml:space="preserve">responses </w:t>
      </w:r>
    </w:p>
    <w:p w14:paraId="423A3159" w14:textId="2C31C068" w:rsidR="00167257" w:rsidRPr="00467E93" w:rsidRDefault="00167257" w:rsidP="00167257">
      <w:pPr>
        <w:rPr>
          <w:rFonts w:ascii="Segoe UI" w:hAnsi="Segoe UI" w:cs="Segoe UI"/>
          <w:sz w:val="22"/>
          <w:szCs w:val="22"/>
        </w:rPr>
      </w:pPr>
      <w:r w:rsidRPr="00467E93">
        <w:rPr>
          <w:rFonts w:ascii="Segoe UI" w:hAnsi="Segoe UI" w:cs="Segoe UI"/>
          <w:noProof/>
          <w:sz w:val="22"/>
          <w:szCs w:val="22"/>
        </w:rPr>
        <w:drawing>
          <wp:inline distT="0" distB="0" distL="0" distR="0" wp14:anchorId="0BAF2CB4" wp14:editId="0066BACB">
            <wp:extent cx="5920740" cy="2586355"/>
            <wp:effectExtent l="0" t="0" r="381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5240" cy="2592689"/>
                    </a:xfrm>
                    <a:prstGeom prst="rect">
                      <a:avLst/>
                    </a:prstGeom>
                  </pic:spPr>
                </pic:pic>
              </a:graphicData>
            </a:graphic>
          </wp:inline>
        </w:drawing>
      </w:r>
    </w:p>
    <w:p w14:paraId="56016B1A" w14:textId="69B0B02F" w:rsidR="00464CE6" w:rsidRPr="00467E93" w:rsidRDefault="00464CE6" w:rsidP="00464CE6">
      <w:pPr>
        <w:rPr>
          <w:rFonts w:ascii="Segoe UI" w:hAnsi="Segoe UI" w:cs="Segoe UI"/>
          <w:sz w:val="22"/>
          <w:szCs w:val="22"/>
        </w:rPr>
      </w:pPr>
      <w:r w:rsidRPr="00467E93">
        <w:rPr>
          <w:rFonts w:ascii="Segoe UI" w:hAnsi="Segoe UI" w:cs="Segoe UI"/>
          <w:noProof/>
          <w:sz w:val="22"/>
          <w:szCs w:val="22"/>
        </w:rPr>
        <w:lastRenderedPageBreak/>
        <w:drawing>
          <wp:inline distT="0" distB="0" distL="0" distR="0" wp14:anchorId="3A63F236" wp14:editId="0EDA2F3C">
            <wp:extent cx="5943600" cy="2785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85745"/>
                    </a:xfrm>
                    <a:prstGeom prst="rect">
                      <a:avLst/>
                    </a:prstGeom>
                  </pic:spPr>
                </pic:pic>
              </a:graphicData>
            </a:graphic>
          </wp:inline>
        </w:drawing>
      </w:r>
    </w:p>
    <w:p w14:paraId="1065575E" w14:textId="5888D93B" w:rsidR="009D73FE" w:rsidRPr="00467E93" w:rsidRDefault="009D73FE" w:rsidP="009D73FE">
      <w:pPr>
        <w:rPr>
          <w:rFonts w:ascii="Segoe UI" w:hAnsi="Segoe UI" w:cs="Segoe UI"/>
          <w:sz w:val="22"/>
          <w:szCs w:val="22"/>
        </w:rPr>
      </w:pPr>
    </w:p>
    <w:p w14:paraId="7D1E5EC1" w14:textId="7FCC64B9" w:rsidR="00E41AEF" w:rsidRPr="00467E93" w:rsidRDefault="00E41AEF" w:rsidP="009D73FE">
      <w:pPr>
        <w:rPr>
          <w:rFonts w:ascii="Segoe UI" w:hAnsi="Segoe UI" w:cs="Segoe UI"/>
          <w:sz w:val="22"/>
          <w:szCs w:val="22"/>
        </w:rPr>
      </w:pPr>
      <w:r w:rsidRPr="00467E93">
        <w:rPr>
          <w:rFonts w:ascii="Segoe UI" w:hAnsi="Segoe UI" w:cs="Segoe UI"/>
          <w:sz w:val="22"/>
          <w:szCs w:val="22"/>
        </w:rPr>
        <w:t>Feature4# Routing based on head</w:t>
      </w:r>
      <w:r w:rsidR="00640837" w:rsidRPr="00467E93">
        <w:rPr>
          <w:rFonts w:ascii="Segoe UI" w:hAnsi="Segoe UI" w:cs="Segoe UI"/>
          <w:sz w:val="22"/>
          <w:szCs w:val="22"/>
        </w:rPr>
        <w:t>ers, paths and params etc.</w:t>
      </w:r>
    </w:p>
    <w:p w14:paraId="5F4119D9" w14:textId="2E7FFAEC" w:rsidR="00640837" w:rsidRPr="00467E93" w:rsidRDefault="00640837" w:rsidP="009D73FE">
      <w:pPr>
        <w:rPr>
          <w:rFonts w:ascii="Segoe UI" w:hAnsi="Segoe UI" w:cs="Segoe UI"/>
          <w:sz w:val="22"/>
          <w:szCs w:val="22"/>
        </w:rPr>
      </w:pPr>
      <w:r w:rsidRPr="00467E93">
        <w:rPr>
          <w:rFonts w:ascii="Segoe UI" w:hAnsi="Segoe UI" w:cs="Segoe UI"/>
          <w:sz w:val="22"/>
          <w:szCs w:val="22"/>
        </w:rPr>
        <w:t xml:space="preserve">                 Also, Some features of load balancer comp</w:t>
      </w:r>
      <w:r w:rsidR="004F2719" w:rsidRPr="00467E93">
        <w:rPr>
          <w:rFonts w:ascii="Segoe UI" w:hAnsi="Segoe UI" w:cs="Segoe UI"/>
          <w:sz w:val="22"/>
          <w:szCs w:val="22"/>
        </w:rPr>
        <w:t xml:space="preserve">onent </w:t>
      </w:r>
    </w:p>
    <w:p w14:paraId="7ECA0E97" w14:textId="1CA8DE23" w:rsidR="004F2719" w:rsidRPr="00467E93" w:rsidRDefault="004F2719" w:rsidP="000003DC">
      <w:pPr>
        <w:pStyle w:val="ListParagraph"/>
        <w:numPr>
          <w:ilvl w:val="1"/>
          <w:numId w:val="2"/>
        </w:numPr>
        <w:rPr>
          <w:rFonts w:ascii="Segoe UI" w:hAnsi="Segoe UI" w:cs="Segoe UI"/>
          <w:sz w:val="22"/>
          <w:szCs w:val="22"/>
        </w:rPr>
      </w:pPr>
      <w:r w:rsidRPr="00467E93">
        <w:rPr>
          <w:rFonts w:ascii="Segoe UI" w:hAnsi="Segoe UI" w:cs="Segoe UI"/>
          <w:sz w:val="22"/>
          <w:szCs w:val="22"/>
        </w:rPr>
        <w:t xml:space="preserve">Load balancing </w:t>
      </w:r>
    </w:p>
    <w:p w14:paraId="68158E73" w14:textId="1C4AC263" w:rsidR="004F2719" w:rsidRPr="00467E93" w:rsidRDefault="004F2719" w:rsidP="000003DC">
      <w:pPr>
        <w:pStyle w:val="ListParagraph"/>
        <w:numPr>
          <w:ilvl w:val="1"/>
          <w:numId w:val="2"/>
        </w:numPr>
        <w:rPr>
          <w:rFonts w:ascii="Segoe UI" w:hAnsi="Segoe UI" w:cs="Segoe UI"/>
          <w:sz w:val="22"/>
          <w:szCs w:val="22"/>
        </w:rPr>
      </w:pPr>
      <w:r w:rsidRPr="00467E93">
        <w:rPr>
          <w:rFonts w:ascii="Segoe UI" w:hAnsi="Segoe UI" w:cs="Segoe UI"/>
          <w:sz w:val="22"/>
          <w:szCs w:val="22"/>
        </w:rPr>
        <w:t xml:space="preserve">A/B testing </w:t>
      </w:r>
    </w:p>
    <w:p w14:paraId="7B10205C" w14:textId="2B3C8601" w:rsidR="004F2719" w:rsidRPr="00467E93" w:rsidRDefault="004F2719" w:rsidP="000003DC">
      <w:pPr>
        <w:pStyle w:val="ListParagraph"/>
        <w:numPr>
          <w:ilvl w:val="1"/>
          <w:numId w:val="2"/>
        </w:numPr>
        <w:rPr>
          <w:rFonts w:ascii="Segoe UI" w:hAnsi="Segoe UI" w:cs="Segoe UI"/>
          <w:sz w:val="22"/>
          <w:szCs w:val="22"/>
        </w:rPr>
      </w:pPr>
      <w:r w:rsidRPr="00467E93">
        <w:rPr>
          <w:rFonts w:ascii="Segoe UI" w:hAnsi="Segoe UI" w:cs="Segoe UI"/>
          <w:sz w:val="22"/>
          <w:szCs w:val="22"/>
        </w:rPr>
        <w:t xml:space="preserve">Canary releases </w:t>
      </w:r>
    </w:p>
    <w:p w14:paraId="4BEDAD01" w14:textId="59447889" w:rsidR="00365A65" w:rsidRPr="00467E93" w:rsidRDefault="00365A65" w:rsidP="00365A65">
      <w:pPr>
        <w:rPr>
          <w:rFonts w:ascii="Segoe UI" w:hAnsi="Segoe UI" w:cs="Segoe UI"/>
          <w:sz w:val="22"/>
          <w:szCs w:val="22"/>
        </w:rPr>
      </w:pPr>
      <w:r w:rsidRPr="00467E93">
        <w:rPr>
          <w:rFonts w:ascii="Segoe UI" w:hAnsi="Segoe UI" w:cs="Segoe UI"/>
          <w:noProof/>
          <w:sz w:val="22"/>
          <w:szCs w:val="22"/>
        </w:rPr>
        <w:drawing>
          <wp:inline distT="0" distB="0" distL="0" distR="0" wp14:anchorId="4B609614" wp14:editId="2AF3E191">
            <wp:extent cx="5943600" cy="2709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09545"/>
                    </a:xfrm>
                    <a:prstGeom prst="rect">
                      <a:avLst/>
                    </a:prstGeom>
                  </pic:spPr>
                </pic:pic>
              </a:graphicData>
            </a:graphic>
          </wp:inline>
        </w:drawing>
      </w:r>
    </w:p>
    <w:p w14:paraId="32D10B4B" w14:textId="18AB08D3" w:rsidR="007A4933" w:rsidRPr="00467E93" w:rsidRDefault="007A4933" w:rsidP="00365A65">
      <w:pPr>
        <w:rPr>
          <w:rFonts w:ascii="Segoe UI" w:hAnsi="Segoe UI" w:cs="Segoe UI"/>
          <w:sz w:val="22"/>
          <w:szCs w:val="22"/>
        </w:rPr>
      </w:pPr>
    </w:p>
    <w:p w14:paraId="60BAEA95" w14:textId="77777777" w:rsidR="00D02CFB" w:rsidRDefault="00D02CFB" w:rsidP="00365A65">
      <w:pPr>
        <w:rPr>
          <w:rFonts w:ascii="Segoe UI" w:hAnsi="Segoe UI" w:cs="Segoe UI"/>
          <w:sz w:val="22"/>
          <w:szCs w:val="22"/>
        </w:rPr>
      </w:pPr>
    </w:p>
    <w:p w14:paraId="747E528D" w14:textId="478F54F4" w:rsidR="007A4933" w:rsidRPr="00467E93" w:rsidRDefault="005E04E3" w:rsidP="00365A65">
      <w:pPr>
        <w:rPr>
          <w:rFonts w:ascii="Segoe UI" w:hAnsi="Segoe UI" w:cs="Segoe UI"/>
          <w:sz w:val="22"/>
          <w:szCs w:val="22"/>
        </w:rPr>
      </w:pPr>
      <w:r w:rsidRPr="00467E93">
        <w:rPr>
          <w:rFonts w:ascii="Segoe UI" w:hAnsi="Segoe UI" w:cs="Segoe UI"/>
          <w:sz w:val="22"/>
          <w:szCs w:val="22"/>
        </w:rPr>
        <w:lastRenderedPageBreak/>
        <w:t>What is Azure Service Fabric?</w:t>
      </w:r>
    </w:p>
    <w:p w14:paraId="5C57693E" w14:textId="5BAE937A" w:rsidR="005E04E3" w:rsidRPr="00467E93" w:rsidRDefault="005E04E3" w:rsidP="00365A65">
      <w:pPr>
        <w:rPr>
          <w:rFonts w:ascii="Segoe UI" w:hAnsi="Segoe UI" w:cs="Segoe UI"/>
          <w:sz w:val="22"/>
          <w:szCs w:val="22"/>
        </w:rPr>
      </w:pPr>
      <w:r w:rsidRPr="00467E93">
        <w:rPr>
          <w:rFonts w:ascii="Segoe UI" w:hAnsi="Segoe UI" w:cs="Segoe UI"/>
          <w:sz w:val="22"/>
          <w:szCs w:val="22"/>
        </w:rPr>
        <w:t>Service fab</w:t>
      </w:r>
      <w:r w:rsidR="002B1BD7" w:rsidRPr="00467E93">
        <w:rPr>
          <w:rFonts w:ascii="Segoe UI" w:hAnsi="Segoe UI" w:cs="Segoe UI"/>
          <w:sz w:val="22"/>
          <w:szCs w:val="22"/>
        </w:rPr>
        <w:t>ric provides a platform th</w:t>
      </w:r>
      <w:r w:rsidR="005C309C" w:rsidRPr="00467E93">
        <w:rPr>
          <w:rFonts w:ascii="Segoe UI" w:hAnsi="Segoe UI" w:cs="Segoe UI"/>
          <w:sz w:val="22"/>
          <w:szCs w:val="22"/>
        </w:rPr>
        <w:t>at</w:t>
      </w:r>
      <w:r w:rsidR="002B1BD7" w:rsidRPr="00467E93">
        <w:rPr>
          <w:rFonts w:ascii="Segoe UI" w:hAnsi="Segoe UI" w:cs="Segoe UI"/>
          <w:sz w:val="22"/>
          <w:szCs w:val="22"/>
        </w:rPr>
        <w:t xml:space="preserve"> makes the process of developing microservices and ma</w:t>
      </w:r>
      <w:r w:rsidR="005C309C" w:rsidRPr="00467E93">
        <w:rPr>
          <w:rFonts w:ascii="Segoe UI" w:hAnsi="Segoe UI" w:cs="Segoe UI"/>
          <w:sz w:val="22"/>
          <w:szCs w:val="22"/>
        </w:rPr>
        <w:t xml:space="preserve">naging application lifecycle easier </w:t>
      </w:r>
    </w:p>
    <w:p w14:paraId="535C8DBB" w14:textId="6B4A4472" w:rsidR="005C309C" w:rsidRPr="00467E93" w:rsidRDefault="005C309C" w:rsidP="000003DC">
      <w:pPr>
        <w:pStyle w:val="ListParagraph"/>
        <w:numPr>
          <w:ilvl w:val="1"/>
          <w:numId w:val="2"/>
        </w:numPr>
        <w:rPr>
          <w:rFonts w:ascii="Segoe UI" w:hAnsi="Segoe UI" w:cs="Segoe UI"/>
          <w:sz w:val="22"/>
          <w:szCs w:val="22"/>
        </w:rPr>
      </w:pPr>
      <w:r w:rsidRPr="00467E93">
        <w:rPr>
          <w:rFonts w:ascii="Segoe UI" w:hAnsi="Segoe UI" w:cs="Segoe UI"/>
          <w:sz w:val="22"/>
          <w:szCs w:val="22"/>
        </w:rPr>
        <w:t xml:space="preserve">Produce application with faster time to market </w:t>
      </w:r>
    </w:p>
    <w:p w14:paraId="1B30BF94" w14:textId="4597DC90" w:rsidR="005C309C" w:rsidRPr="00467E93" w:rsidRDefault="005C309C" w:rsidP="000003DC">
      <w:pPr>
        <w:pStyle w:val="ListParagraph"/>
        <w:numPr>
          <w:ilvl w:val="1"/>
          <w:numId w:val="2"/>
        </w:numPr>
        <w:rPr>
          <w:rFonts w:ascii="Segoe UI" w:hAnsi="Segoe UI" w:cs="Segoe UI"/>
          <w:sz w:val="22"/>
          <w:szCs w:val="22"/>
        </w:rPr>
      </w:pPr>
      <w:r w:rsidRPr="00467E93">
        <w:rPr>
          <w:rFonts w:ascii="Segoe UI" w:hAnsi="Segoe UI" w:cs="Segoe UI"/>
          <w:sz w:val="22"/>
          <w:szCs w:val="22"/>
        </w:rPr>
        <w:t xml:space="preserve">Support windows/ </w:t>
      </w:r>
      <w:proofErr w:type="spellStart"/>
      <w:r w:rsidRPr="00467E93">
        <w:rPr>
          <w:rFonts w:ascii="Segoe UI" w:hAnsi="Segoe UI" w:cs="Segoe UI"/>
          <w:sz w:val="22"/>
          <w:szCs w:val="22"/>
        </w:rPr>
        <w:t>linux</w:t>
      </w:r>
      <w:proofErr w:type="spellEnd"/>
      <w:r w:rsidRPr="00467E93">
        <w:rPr>
          <w:rFonts w:ascii="Segoe UI" w:hAnsi="Segoe UI" w:cs="Segoe UI"/>
          <w:sz w:val="22"/>
          <w:szCs w:val="22"/>
        </w:rPr>
        <w:t xml:space="preserve">, on-premises or other cloud </w:t>
      </w:r>
    </w:p>
    <w:p w14:paraId="6DF54AA4" w14:textId="32D3ADCB" w:rsidR="005C309C" w:rsidRDefault="00D26DA6" w:rsidP="000003DC">
      <w:pPr>
        <w:pStyle w:val="ListParagraph"/>
        <w:numPr>
          <w:ilvl w:val="1"/>
          <w:numId w:val="2"/>
        </w:numPr>
        <w:rPr>
          <w:rFonts w:ascii="Segoe UI" w:hAnsi="Segoe UI" w:cs="Segoe UI"/>
          <w:sz w:val="22"/>
          <w:szCs w:val="22"/>
        </w:rPr>
      </w:pPr>
      <w:r w:rsidRPr="00467E93">
        <w:rPr>
          <w:rFonts w:ascii="Segoe UI" w:hAnsi="Segoe UI" w:cs="Segoe UI"/>
          <w:sz w:val="22"/>
          <w:szCs w:val="22"/>
        </w:rPr>
        <w:t xml:space="preserve">Provides the ability to scale up to a thousand machines </w:t>
      </w:r>
    </w:p>
    <w:p w14:paraId="7DBF1D28" w14:textId="0C5B7955" w:rsidR="00CC4C37" w:rsidRDefault="00CC4C37" w:rsidP="00CC4C37">
      <w:pPr>
        <w:rPr>
          <w:rFonts w:ascii="Segoe UI" w:hAnsi="Segoe UI" w:cs="Segoe UI"/>
          <w:sz w:val="22"/>
          <w:szCs w:val="22"/>
        </w:rPr>
      </w:pPr>
    </w:p>
    <w:p w14:paraId="1604D166" w14:textId="6EE80A0F" w:rsidR="00CC4C37" w:rsidRPr="00CC4C37" w:rsidRDefault="00CC4C37" w:rsidP="00CC4C37">
      <w:pPr>
        <w:pStyle w:val="Heading1"/>
        <w:rPr>
          <w:rFonts w:ascii="Segoe UI" w:hAnsi="Segoe UI" w:cs="Segoe UI"/>
          <w:color w:val="FF0000"/>
          <w:sz w:val="22"/>
          <w:szCs w:val="22"/>
          <w:shd w:val="clear" w:color="auto" w:fill="FFFFFF"/>
        </w:rPr>
      </w:pPr>
      <w:r w:rsidRPr="00CC4C37">
        <w:rPr>
          <w:rFonts w:ascii="Segoe UI" w:hAnsi="Segoe UI" w:cs="Segoe UI"/>
          <w:color w:val="FF0000"/>
          <w:sz w:val="22"/>
          <w:szCs w:val="22"/>
          <w:shd w:val="clear" w:color="auto" w:fill="FFFFFF"/>
        </w:rPr>
        <w:t>Azure App Service?</w:t>
      </w:r>
    </w:p>
    <w:p w14:paraId="51E1FB4A" w14:textId="77777777" w:rsidR="00CC4C37" w:rsidRPr="00CC4C37" w:rsidRDefault="00CC4C37" w:rsidP="00CC4C37">
      <w:pPr>
        <w:rPr>
          <w:rFonts w:ascii="Segoe UI" w:hAnsi="Segoe UI" w:cs="Segoe UI"/>
          <w:sz w:val="22"/>
          <w:szCs w:val="22"/>
        </w:rPr>
      </w:pPr>
      <w:r w:rsidRPr="00CC4C37">
        <w:rPr>
          <w:rFonts w:ascii="Segoe UI" w:hAnsi="Segoe UI" w:cs="Segoe UI"/>
          <w:sz w:val="22"/>
          <w:szCs w:val="22"/>
        </w:rPr>
        <w:t>Azure App Service is a fully managed "Platform as a Service" (PaaS) that integrates Microsoft Azure Websites, Mobile Services, and BizTalk Services into a single service, adding new capabilities that enable integration with on-premises or cloud systems. Azure App Service gives users several capabilities (see Figure 1):</w:t>
      </w:r>
    </w:p>
    <w:p w14:paraId="6572196D" w14:textId="77777777" w:rsidR="00CC4C37" w:rsidRPr="00CC4C37" w:rsidRDefault="00CC4C37" w:rsidP="00CC4C37">
      <w:pPr>
        <w:rPr>
          <w:rFonts w:ascii="Segoe UI" w:hAnsi="Segoe UI" w:cs="Segoe UI"/>
          <w:sz w:val="22"/>
          <w:szCs w:val="22"/>
        </w:rPr>
      </w:pPr>
    </w:p>
    <w:p w14:paraId="654658BE" w14:textId="77777777" w:rsidR="00CC4C37" w:rsidRPr="00CC4C37" w:rsidRDefault="00CC4C37" w:rsidP="00CC4C37">
      <w:pPr>
        <w:pStyle w:val="ListParagraph"/>
        <w:numPr>
          <w:ilvl w:val="0"/>
          <w:numId w:val="92"/>
        </w:numPr>
        <w:rPr>
          <w:rFonts w:ascii="Segoe UI" w:hAnsi="Segoe UI" w:cs="Segoe UI"/>
          <w:sz w:val="22"/>
          <w:szCs w:val="22"/>
        </w:rPr>
      </w:pPr>
      <w:r w:rsidRPr="00CC4C37">
        <w:rPr>
          <w:rFonts w:ascii="Segoe UI" w:hAnsi="Segoe UI" w:cs="Segoe UI"/>
          <w:sz w:val="22"/>
          <w:szCs w:val="22"/>
        </w:rPr>
        <w:t>Provision and deploy Web and Mobile Apps in seconds</w:t>
      </w:r>
    </w:p>
    <w:p w14:paraId="56C74B50" w14:textId="77777777" w:rsidR="00CC4C37" w:rsidRPr="00CC4C37" w:rsidRDefault="00CC4C37" w:rsidP="00CC4C37">
      <w:pPr>
        <w:pStyle w:val="ListParagraph"/>
        <w:numPr>
          <w:ilvl w:val="0"/>
          <w:numId w:val="92"/>
        </w:numPr>
        <w:rPr>
          <w:rFonts w:ascii="Segoe UI" w:hAnsi="Segoe UI" w:cs="Segoe UI"/>
          <w:sz w:val="22"/>
          <w:szCs w:val="22"/>
        </w:rPr>
      </w:pPr>
      <w:r w:rsidRPr="00CC4C37">
        <w:rPr>
          <w:rFonts w:ascii="Segoe UI" w:hAnsi="Segoe UI" w:cs="Segoe UI"/>
          <w:sz w:val="22"/>
          <w:szCs w:val="22"/>
        </w:rPr>
        <w:t>Build engaging iOS, Android, and Windows apps</w:t>
      </w:r>
    </w:p>
    <w:p w14:paraId="36A1112F" w14:textId="77777777" w:rsidR="00CC4C37" w:rsidRPr="00CC4C37" w:rsidRDefault="00CC4C37" w:rsidP="00CC4C37">
      <w:pPr>
        <w:pStyle w:val="ListParagraph"/>
        <w:numPr>
          <w:ilvl w:val="0"/>
          <w:numId w:val="92"/>
        </w:numPr>
        <w:rPr>
          <w:rFonts w:ascii="Segoe UI" w:hAnsi="Segoe UI" w:cs="Segoe UI"/>
          <w:sz w:val="22"/>
          <w:szCs w:val="22"/>
        </w:rPr>
      </w:pPr>
      <w:r w:rsidRPr="00CC4C37">
        <w:rPr>
          <w:rFonts w:ascii="Segoe UI" w:hAnsi="Segoe UI" w:cs="Segoe UI"/>
          <w:sz w:val="22"/>
          <w:szCs w:val="22"/>
        </w:rPr>
        <w:t>Automate business processes with a visual design experience</w:t>
      </w:r>
    </w:p>
    <w:p w14:paraId="2C4A6714" w14:textId="5C1CF8BC" w:rsidR="00CC4C37" w:rsidRPr="00CC4C37" w:rsidRDefault="00CC4C37" w:rsidP="00CC4C37">
      <w:pPr>
        <w:pStyle w:val="ListParagraph"/>
        <w:numPr>
          <w:ilvl w:val="0"/>
          <w:numId w:val="92"/>
        </w:numPr>
        <w:rPr>
          <w:rFonts w:ascii="Segoe UI" w:hAnsi="Segoe UI" w:cs="Segoe UI"/>
          <w:sz w:val="22"/>
          <w:szCs w:val="22"/>
        </w:rPr>
      </w:pPr>
      <w:r w:rsidRPr="00CC4C37">
        <w:rPr>
          <w:rFonts w:ascii="Segoe UI" w:hAnsi="Segoe UI" w:cs="Segoe UI"/>
          <w:sz w:val="22"/>
          <w:szCs w:val="22"/>
        </w:rPr>
        <w:t xml:space="preserve">Integrate with "Software as a Service" (SaaS) applications (Office 365, Salesforce, Dynamics, OneDrive, Box, Dropbox, Twilio, Twitter, Facebook, </w:t>
      </w:r>
      <w:proofErr w:type="spellStart"/>
      <w:r w:rsidRPr="00CC4C37">
        <w:rPr>
          <w:rFonts w:ascii="Segoe UI" w:hAnsi="Segoe UI" w:cs="Segoe UI"/>
          <w:sz w:val="22"/>
          <w:szCs w:val="22"/>
        </w:rPr>
        <w:t>Marketo</w:t>
      </w:r>
      <w:proofErr w:type="spellEnd"/>
      <w:r w:rsidRPr="00CC4C37">
        <w:rPr>
          <w:rFonts w:ascii="Segoe UI" w:hAnsi="Segoe UI" w:cs="Segoe UI"/>
          <w:sz w:val="22"/>
          <w:szCs w:val="22"/>
        </w:rPr>
        <w:t>, and so on) and on-premises applications</w:t>
      </w:r>
    </w:p>
    <w:p w14:paraId="311B469C" w14:textId="5B41DB0A" w:rsidR="00E128C7" w:rsidRDefault="00E128C7" w:rsidP="00E128C7">
      <w:pPr>
        <w:rPr>
          <w:rFonts w:ascii="Segoe UI" w:hAnsi="Segoe UI" w:cs="Segoe UI"/>
          <w:sz w:val="22"/>
          <w:szCs w:val="22"/>
        </w:rPr>
      </w:pPr>
    </w:p>
    <w:p w14:paraId="087CE421" w14:textId="7305FD14" w:rsidR="00E128C7" w:rsidRPr="00E128C7" w:rsidRDefault="00E128C7" w:rsidP="00E128C7">
      <w:pPr>
        <w:pStyle w:val="Heading1"/>
        <w:rPr>
          <w:rFonts w:ascii="Segoe UI" w:hAnsi="Segoe UI" w:cs="Segoe UI"/>
          <w:color w:val="FF0000"/>
          <w:sz w:val="22"/>
          <w:szCs w:val="22"/>
          <w:shd w:val="clear" w:color="auto" w:fill="FFFFFF"/>
        </w:rPr>
      </w:pPr>
      <w:r w:rsidRPr="00E128C7">
        <w:rPr>
          <w:rFonts w:ascii="Segoe UI" w:hAnsi="Segoe UI" w:cs="Segoe UI"/>
          <w:color w:val="FF0000"/>
          <w:sz w:val="22"/>
          <w:szCs w:val="22"/>
          <w:shd w:val="clear" w:color="auto" w:fill="FFFFFF"/>
        </w:rPr>
        <w:t>Azure Key Vault</w:t>
      </w:r>
    </w:p>
    <w:p w14:paraId="445C2C78" w14:textId="33DF68CB" w:rsidR="00577044" w:rsidRDefault="00577044" w:rsidP="00577044">
      <w:pPr>
        <w:rPr>
          <w:rFonts w:ascii="Segoe UI" w:hAnsi="Segoe UI" w:cs="Segoe UI"/>
          <w:sz w:val="22"/>
          <w:szCs w:val="22"/>
        </w:rPr>
      </w:pPr>
    </w:p>
    <w:p w14:paraId="58783FA4" w14:textId="77777777" w:rsidR="00E128C7" w:rsidRPr="00E128C7" w:rsidRDefault="00E128C7" w:rsidP="00E128C7">
      <w:pPr>
        <w:rPr>
          <w:rFonts w:ascii="Segoe UI" w:hAnsi="Segoe UI" w:cs="Segoe UI"/>
          <w:sz w:val="22"/>
          <w:szCs w:val="22"/>
        </w:rPr>
      </w:pPr>
      <w:r w:rsidRPr="00E128C7">
        <w:rPr>
          <w:rFonts w:ascii="Segoe UI" w:hAnsi="Segoe UI" w:cs="Segoe UI"/>
          <w:sz w:val="22"/>
          <w:szCs w:val="22"/>
        </w:rPr>
        <w:t>Azure Key Vault is a tool for securely storing and accessing secrets. A secret is anything that you want to tightly control access to, such as API keys, passwords, or certificates. A vault is a logical group of secrets</w:t>
      </w:r>
    </w:p>
    <w:p w14:paraId="1CC40040" w14:textId="3E4BF6D0" w:rsidR="00E128C7" w:rsidRPr="00467E93" w:rsidRDefault="00E128C7" w:rsidP="00E128C7">
      <w:pPr>
        <w:rPr>
          <w:rFonts w:ascii="Segoe UI" w:hAnsi="Segoe UI" w:cs="Segoe UI"/>
          <w:sz w:val="22"/>
          <w:szCs w:val="22"/>
        </w:rPr>
      </w:pPr>
      <w:r w:rsidRPr="00E128C7">
        <w:rPr>
          <w:rFonts w:ascii="Segoe UI" w:hAnsi="Segoe UI" w:cs="Segoe UI"/>
          <w:sz w:val="22"/>
          <w:szCs w:val="22"/>
        </w:rPr>
        <w:t>Azure Key Vault is a cloud service that provides a secure store for secrets. You can securely store keys, passwords, certificates, and other secrets. Azure key vaults may be created and managed through the Azure portal. In this QuickStart, you create a key vault, then use it to store a secret</w:t>
      </w:r>
    </w:p>
    <w:p w14:paraId="70F99359" w14:textId="3196B225" w:rsidR="00577044" w:rsidRPr="00467E93" w:rsidRDefault="00577044" w:rsidP="00577044">
      <w:pPr>
        <w:rPr>
          <w:rFonts w:ascii="Segoe UI" w:hAnsi="Segoe UI" w:cs="Segoe UI"/>
          <w:sz w:val="22"/>
          <w:szCs w:val="22"/>
        </w:rPr>
      </w:pPr>
    </w:p>
    <w:p w14:paraId="7D3D162C" w14:textId="2B8882EF" w:rsidR="00577044" w:rsidRPr="00467E93" w:rsidRDefault="00577044" w:rsidP="00577044">
      <w:pPr>
        <w:rPr>
          <w:rFonts w:ascii="Segoe UI" w:hAnsi="Segoe UI" w:cs="Segoe UI"/>
          <w:sz w:val="22"/>
          <w:szCs w:val="22"/>
        </w:rPr>
      </w:pPr>
    </w:p>
    <w:p w14:paraId="2F13C27F" w14:textId="24195A67" w:rsidR="00577044" w:rsidRPr="00467E93" w:rsidRDefault="00577044" w:rsidP="00577044">
      <w:pPr>
        <w:rPr>
          <w:rFonts w:ascii="Segoe UI" w:hAnsi="Segoe UI" w:cs="Segoe UI"/>
          <w:sz w:val="22"/>
          <w:szCs w:val="22"/>
        </w:rPr>
      </w:pPr>
    </w:p>
    <w:p w14:paraId="7BADFA34" w14:textId="5C64A675" w:rsidR="00577044" w:rsidRPr="00467E93" w:rsidRDefault="00577044" w:rsidP="00577044">
      <w:pPr>
        <w:rPr>
          <w:rFonts w:ascii="Segoe UI" w:hAnsi="Segoe UI" w:cs="Segoe UI"/>
          <w:sz w:val="22"/>
          <w:szCs w:val="22"/>
        </w:rPr>
      </w:pPr>
    </w:p>
    <w:p w14:paraId="1C52C33A" w14:textId="2E18510D" w:rsidR="00577044" w:rsidRPr="00467E93" w:rsidRDefault="00577044" w:rsidP="00577044">
      <w:pPr>
        <w:rPr>
          <w:rFonts w:ascii="Segoe UI" w:hAnsi="Segoe UI" w:cs="Segoe UI"/>
          <w:sz w:val="22"/>
          <w:szCs w:val="22"/>
        </w:rPr>
      </w:pPr>
    </w:p>
    <w:p w14:paraId="75EA3669" w14:textId="3536606B" w:rsidR="00577044" w:rsidRPr="00467E93" w:rsidRDefault="00577044" w:rsidP="00577044">
      <w:pPr>
        <w:rPr>
          <w:rFonts w:ascii="Segoe UI" w:hAnsi="Segoe UI" w:cs="Segoe UI"/>
          <w:sz w:val="22"/>
          <w:szCs w:val="22"/>
        </w:rPr>
      </w:pPr>
    </w:p>
    <w:p w14:paraId="021DAF88" w14:textId="47E3B2E5" w:rsidR="00577044" w:rsidRPr="00467E93" w:rsidRDefault="00577044" w:rsidP="00577044">
      <w:pPr>
        <w:rPr>
          <w:rFonts w:ascii="Segoe UI" w:hAnsi="Segoe UI" w:cs="Segoe UI"/>
          <w:sz w:val="22"/>
          <w:szCs w:val="22"/>
        </w:rPr>
      </w:pPr>
    </w:p>
    <w:p w14:paraId="0552E7C5" w14:textId="58921C40" w:rsidR="00577044" w:rsidRPr="00467E93" w:rsidRDefault="00577044" w:rsidP="00577044">
      <w:pPr>
        <w:rPr>
          <w:rFonts w:ascii="Segoe UI" w:hAnsi="Segoe UI" w:cs="Segoe UI"/>
          <w:sz w:val="22"/>
          <w:szCs w:val="22"/>
        </w:rPr>
      </w:pPr>
    </w:p>
    <w:p w14:paraId="7852991D" w14:textId="13C8F3E2" w:rsidR="00577044" w:rsidRPr="00467E93" w:rsidRDefault="00577044" w:rsidP="00577044">
      <w:pPr>
        <w:rPr>
          <w:rFonts w:ascii="Segoe UI" w:hAnsi="Segoe UI" w:cs="Segoe UI"/>
          <w:sz w:val="22"/>
          <w:szCs w:val="22"/>
        </w:rPr>
      </w:pPr>
    </w:p>
    <w:p w14:paraId="1F40F2CE" w14:textId="19AF8A2D" w:rsidR="00577044" w:rsidRPr="00467E93" w:rsidRDefault="00577044" w:rsidP="00577044">
      <w:pPr>
        <w:rPr>
          <w:rFonts w:ascii="Segoe UI" w:hAnsi="Segoe UI" w:cs="Segoe UI"/>
          <w:sz w:val="22"/>
          <w:szCs w:val="22"/>
        </w:rPr>
      </w:pPr>
    </w:p>
    <w:p w14:paraId="7E54A2CE" w14:textId="0FF6BD76" w:rsidR="00577044" w:rsidRPr="00467E93" w:rsidRDefault="00577044" w:rsidP="00577044">
      <w:pPr>
        <w:rPr>
          <w:rFonts w:ascii="Segoe UI" w:hAnsi="Segoe UI" w:cs="Segoe UI"/>
          <w:sz w:val="22"/>
          <w:szCs w:val="22"/>
        </w:rPr>
      </w:pPr>
    </w:p>
    <w:p w14:paraId="07CF1ED4" w14:textId="2FDE5F04" w:rsidR="00577044" w:rsidRPr="00467E93" w:rsidRDefault="00577044" w:rsidP="00577044">
      <w:pPr>
        <w:rPr>
          <w:rFonts w:ascii="Segoe UI" w:hAnsi="Segoe UI" w:cs="Segoe UI"/>
          <w:sz w:val="22"/>
          <w:szCs w:val="22"/>
        </w:rPr>
      </w:pPr>
    </w:p>
    <w:p w14:paraId="00EFF88B" w14:textId="111EA90B" w:rsidR="00577044" w:rsidRPr="00467E93" w:rsidRDefault="00577044" w:rsidP="00577044">
      <w:pPr>
        <w:rPr>
          <w:rFonts w:ascii="Segoe UI" w:hAnsi="Segoe UI" w:cs="Segoe UI"/>
          <w:sz w:val="22"/>
          <w:szCs w:val="22"/>
        </w:rPr>
      </w:pPr>
    </w:p>
    <w:p w14:paraId="6047B57B" w14:textId="3A0A14A6" w:rsidR="00577044" w:rsidRPr="00467E93" w:rsidRDefault="00577044" w:rsidP="00577044">
      <w:pPr>
        <w:rPr>
          <w:rFonts w:ascii="Segoe UI" w:hAnsi="Segoe UI" w:cs="Segoe UI"/>
          <w:sz w:val="22"/>
          <w:szCs w:val="22"/>
        </w:rPr>
      </w:pPr>
    </w:p>
    <w:p w14:paraId="2FC7081C" w14:textId="018EF1EB" w:rsidR="00577044" w:rsidRPr="00467E93" w:rsidRDefault="00577044" w:rsidP="00577044">
      <w:pPr>
        <w:rPr>
          <w:rFonts w:ascii="Segoe UI" w:hAnsi="Segoe UI" w:cs="Segoe UI"/>
          <w:sz w:val="22"/>
          <w:szCs w:val="22"/>
        </w:rPr>
      </w:pPr>
    </w:p>
    <w:p w14:paraId="63E36C62" w14:textId="26C1C54B" w:rsidR="00577044" w:rsidRPr="00467E93" w:rsidRDefault="00577044" w:rsidP="00577044">
      <w:pPr>
        <w:rPr>
          <w:rFonts w:ascii="Segoe UI" w:hAnsi="Segoe UI" w:cs="Segoe UI"/>
          <w:sz w:val="22"/>
          <w:szCs w:val="22"/>
        </w:rPr>
      </w:pPr>
    </w:p>
    <w:p w14:paraId="72BA9D71" w14:textId="7C36F806" w:rsidR="00577044" w:rsidRPr="00467E93" w:rsidRDefault="00577044" w:rsidP="00577044">
      <w:pPr>
        <w:rPr>
          <w:rFonts w:ascii="Segoe UI" w:hAnsi="Segoe UI" w:cs="Segoe UI"/>
          <w:sz w:val="22"/>
          <w:szCs w:val="22"/>
        </w:rPr>
      </w:pPr>
    </w:p>
    <w:p w14:paraId="63D607AC" w14:textId="24F13750" w:rsidR="00577044" w:rsidRPr="00467E93" w:rsidRDefault="00577044" w:rsidP="00577044">
      <w:pPr>
        <w:rPr>
          <w:rFonts w:ascii="Segoe UI" w:hAnsi="Segoe UI" w:cs="Segoe UI"/>
          <w:sz w:val="22"/>
          <w:szCs w:val="22"/>
        </w:rPr>
      </w:pPr>
    </w:p>
    <w:p w14:paraId="54E3CC22" w14:textId="421B068C" w:rsidR="00577044" w:rsidRPr="00467E93" w:rsidRDefault="00577044" w:rsidP="00577044">
      <w:pPr>
        <w:rPr>
          <w:rFonts w:ascii="Segoe UI" w:hAnsi="Segoe UI" w:cs="Segoe UI"/>
          <w:sz w:val="22"/>
          <w:szCs w:val="22"/>
        </w:rPr>
      </w:pPr>
    </w:p>
    <w:p w14:paraId="21D70CAB" w14:textId="520DAD80" w:rsidR="00577044" w:rsidRPr="00467E93" w:rsidRDefault="00577044" w:rsidP="00577044">
      <w:pPr>
        <w:rPr>
          <w:rFonts w:ascii="Segoe UI" w:hAnsi="Segoe UI" w:cs="Segoe UI"/>
          <w:sz w:val="22"/>
          <w:szCs w:val="22"/>
        </w:rPr>
      </w:pPr>
    </w:p>
    <w:p w14:paraId="71C5D5DF" w14:textId="4DAACC10" w:rsidR="00577044" w:rsidRPr="00467E93" w:rsidRDefault="00577044" w:rsidP="00577044">
      <w:pPr>
        <w:rPr>
          <w:rFonts w:ascii="Segoe UI" w:hAnsi="Segoe UI" w:cs="Segoe UI"/>
          <w:sz w:val="22"/>
          <w:szCs w:val="22"/>
        </w:rPr>
      </w:pPr>
    </w:p>
    <w:p w14:paraId="2C636BFD" w14:textId="7D328B25" w:rsidR="00577044" w:rsidRPr="00467E93" w:rsidRDefault="00577044" w:rsidP="00577044">
      <w:pPr>
        <w:rPr>
          <w:rFonts w:ascii="Segoe UI" w:hAnsi="Segoe UI" w:cs="Segoe UI"/>
          <w:sz w:val="22"/>
          <w:szCs w:val="22"/>
        </w:rPr>
      </w:pPr>
    </w:p>
    <w:sectPr w:rsidR="00577044" w:rsidRPr="00467E93" w:rsidSect="004A613D">
      <w:pgSz w:w="12240" w:h="15840" w:code="1"/>
      <w:pgMar w:top="1440" w:right="1440" w:bottom="1440" w:left="1134" w:header="720"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403DFF" w14:textId="77777777" w:rsidR="003C6CE1" w:rsidRDefault="003C6CE1" w:rsidP="004F6776">
      <w:pPr>
        <w:spacing w:after="0" w:line="240" w:lineRule="auto"/>
      </w:pPr>
      <w:r>
        <w:separator/>
      </w:r>
    </w:p>
  </w:endnote>
  <w:endnote w:type="continuationSeparator" w:id="0">
    <w:p w14:paraId="50181670" w14:textId="77777777" w:rsidR="003C6CE1" w:rsidRDefault="003C6CE1" w:rsidP="004F6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871284" w14:textId="77777777" w:rsidR="003C6CE1" w:rsidRDefault="003C6CE1" w:rsidP="004F6776">
      <w:pPr>
        <w:spacing w:after="0" w:line="240" w:lineRule="auto"/>
      </w:pPr>
      <w:r>
        <w:separator/>
      </w:r>
    </w:p>
  </w:footnote>
  <w:footnote w:type="continuationSeparator" w:id="0">
    <w:p w14:paraId="4000685F" w14:textId="77777777" w:rsidR="003C6CE1" w:rsidRDefault="003C6CE1" w:rsidP="004F67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2C35"/>
    <w:multiLevelType w:val="hybridMultilevel"/>
    <w:tmpl w:val="5682434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5F6E62"/>
    <w:multiLevelType w:val="hybridMultilevel"/>
    <w:tmpl w:val="D312F034"/>
    <w:lvl w:ilvl="0" w:tplc="77C65DC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E03B22"/>
    <w:multiLevelType w:val="hybridMultilevel"/>
    <w:tmpl w:val="993652A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0723798F"/>
    <w:multiLevelType w:val="hybridMultilevel"/>
    <w:tmpl w:val="521EB4E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70793E"/>
    <w:multiLevelType w:val="hybridMultilevel"/>
    <w:tmpl w:val="45DC97B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7E1784E"/>
    <w:multiLevelType w:val="hybridMultilevel"/>
    <w:tmpl w:val="1E843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3300FF"/>
    <w:multiLevelType w:val="hybridMultilevel"/>
    <w:tmpl w:val="EE0E4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FB787F"/>
    <w:multiLevelType w:val="hybridMultilevel"/>
    <w:tmpl w:val="CB0058B6"/>
    <w:lvl w:ilvl="0" w:tplc="77C65DCE">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0D9E0FC8"/>
    <w:multiLevelType w:val="hybridMultilevel"/>
    <w:tmpl w:val="327C2C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DF77401"/>
    <w:multiLevelType w:val="hybridMultilevel"/>
    <w:tmpl w:val="4D22A31C"/>
    <w:lvl w:ilvl="0" w:tplc="77C65DCE">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0EE632B4"/>
    <w:multiLevelType w:val="hybridMultilevel"/>
    <w:tmpl w:val="47E8E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F27B79"/>
    <w:multiLevelType w:val="hybridMultilevel"/>
    <w:tmpl w:val="43966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F0C7D43"/>
    <w:multiLevelType w:val="hybridMultilevel"/>
    <w:tmpl w:val="AF281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F182E97"/>
    <w:multiLevelType w:val="hybridMultilevel"/>
    <w:tmpl w:val="26C4B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F794DE7"/>
    <w:multiLevelType w:val="hybridMultilevel"/>
    <w:tmpl w:val="A60CA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1634150"/>
    <w:multiLevelType w:val="multilevel"/>
    <w:tmpl w:val="DA80F5FE"/>
    <w:lvl w:ilvl="0">
      <w:start w:val="1"/>
      <w:numFmt w:val="bullet"/>
      <w:lvlText w:val="•"/>
      <w:lvlJc w:val="left"/>
      <w:pPr>
        <w:tabs>
          <w:tab w:val="num" w:pos="720"/>
        </w:tabs>
        <w:ind w:left="720" w:hanging="360"/>
      </w:pPr>
      <w:rPr>
        <w:rFonts w:ascii="Arial" w:hAnsi="Aria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0D7F66"/>
    <w:multiLevelType w:val="hybridMultilevel"/>
    <w:tmpl w:val="E34EC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3AC68DC"/>
    <w:multiLevelType w:val="multilevel"/>
    <w:tmpl w:val="2400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D6512D"/>
    <w:multiLevelType w:val="hybridMultilevel"/>
    <w:tmpl w:val="09B6FE6C"/>
    <w:lvl w:ilvl="0" w:tplc="77C65DC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8D43021"/>
    <w:multiLevelType w:val="hybridMultilevel"/>
    <w:tmpl w:val="47E6A726"/>
    <w:lvl w:ilvl="0" w:tplc="77C65DC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90D3514"/>
    <w:multiLevelType w:val="hybridMultilevel"/>
    <w:tmpl w:val="02F84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AB374D0"/>
    <w:multiLevelType w:val="hybridMultilevel"/>
    <w:tmpl w:val="42B814C4"/>
    <w:lvl w:ilvl="0" w:tplc="937443CA">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B1B0831"/>
    <w:multiLevelType w:val="hybridMultilevel"/>
    <w:tmpl w:val="232EE91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CD417D0"/>
    <w:multiLevelType w:val="hybridMultilevel"/>
    <w:tmpl w:val="CFB03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D087BA4"/>
    <w:multiLevelType w:val="hybridMultilevel"/>
    <w:tmpl w:val="1B084278"/>
    <w:lvl w:ilvl="0" w:tplc="937443CA">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464A22"/>
    <w:multiLevelType w:val="hybridMultilevel"/>
    <w:tmpl w:val="79984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DDE7379"/>
    <w:multiLevelType w:val="hybridMultilevel"/>
    <w:tmpl w:val="97BA60A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EA6733A"/>
    <w:multiLevelType w:val="hybridMultilevel"/>
    <w:tmpl w:val="A97EF820"/>
    <w:lvl w:ilvl="0" w:tplc="77C65DC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11A23DB"/>
    <w:multiLevelType w:val="hybridMultilevel"/>
    <w:tmpl w:val="C47C6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28864FD"/>
    <w:multiLevelType w:val="hybridMultilevel"/>
    <w:tmpl w:val="1F50ABD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4297B32"/>
    <w:multiLevelType w:val="hybridMultilevel"/>
    <w:tmpl w:val="EF66B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4AE6192"/>
    <w:multiLevelType w:val="hybridMultilevel"/>
    <w:tmpl w:val="AFF27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7645E4F"/>
    <w:multiLevelType w:val="hybridMultilevel"/>
    <w:tmpl w:val="9BBC2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7B21637"/>
    <w:multiLevelType w:val="multilevel"/>
    <w:tmpl w:val="557CC80C"/>
    <w:lvl w:ilvl="0">
      <w:start w:val="1"/>
      <w:numFmt w:val="bullet"/>
      <w:lvlText w:val=""/>
      <w:lvlJc w:val="left"/>
      <w:pPr>
        <w:tabs>
          <w:tab w:val="num" w:pos="720"/>
        </w:tabs>
        <w:ind w:left="720" w:hanging="360"/>
      </w:pPr>
      <w:rPr>
        <w:rFonts w:ascii="Symbol" w:hAnsi="Symbol" w:hint="default"/>
        <w:sz w:val="20"/>
      </w:rPr>
    </w:lvl>
    <w:lvl w:ilvl="1">
      <w:start w:val="10"/>
      <w:numFmt w:val="bullet"/>
      <w:lvlText w:val="-"/>
      <w:lvlJc w:val="left"/>
      <w:pPr>
        <w:ind w:left="1440" w:hanging="360"/>
      </w:pPr>
      <w:rPr>
        <w:rFonts w:ascii="Segoe UI" w:eastAsiaTheme="minorHAnsi" w:hAnsi="Segoe UI" w:cs="Segoe UI" w:hint="default"/>
      </w:rPr>
    </w:lvl>
    <w:lvl w:ilvl="2">
      <w:start w:val="1"/>
      <w:numFmt w:val="lowerLetter"/>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F23917"/>
    <w:multiLevelType w:val="hybridMultilevel"/>
    <w:tmpl w:val="E828C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81F621A"/>
    <w:multiLevelType w:val="hybridMultilevel"/>
    <w:tmpl w:val="7114B07A"/>
    <w:lvl w:ilvl="0" w:tplc="77C65DC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A1E0C9B"/>
    <w:multiLevelType w:val="multilevel"/>
    <w:tmpl w:val="83FC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EC4BFA"/>
    <w:multiLevelType w:val="hybridMultilevel"/>
    <w:tmpl w:val="F0A2284A"/>
    <w:lvl w:ilvl="0" w:tplc="77C65DCE">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38" w15:restartNumberingAfterBreak="0">
    <w:nsid w:val="2B840F4E"/>
    <w:multiLevelType w:val="hybridMultilevel"/>
    <w:tmpl w:val="D20C8DB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C6C790F"/>
    <w:multiLevelType w:val="hybridMultilevel"/>
    <w:tmpl w:val="1236E3E8"/>
    <w:lvl w:ilvl="0" w:tplc="77C65DC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EC27CC3"/>
    <w:multiLevelType w:val="hybridMultilevel"/>
    <w:tmpl w:val="3F2A7CB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F6274C1"/>
    <w:multiLevelType w:val="hybridMultilevel"/>
    <w:tmpl w:val="A4469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F836B56"/>
    <w:multiLevelType w:val="hybridMultilevel"/>
    <w:tmpl w:val="AB8CA88C"/>
    <w:lvl w:ilvl="0" w:tplc="937443CA">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498669C"/>
    <w:multiLevelType w:val="hybridMultilevel"/>
    <w:tmpl w:val="74764F2C"/>
    <w:lvl w:ilvl="0" w:tplc="77C65DCE">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361800DF"/>
    <w:multiLevelType w:val="hybridMultilevel"/>
    <w:tmpl w:val="2B941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6CF687C"/>
    <w:multiLevelType w:val="hybridMultilevel"/>
    <w:tmpl w:val="39C0F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7447555"/>
    <w:multiLevelType w:val="hybridMultilevel"/>
    <w:tmpl w:val="25A69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A616A82"/>
    <w:multiLevelType w:val="hybridMultilevel"/>
    <w:tmpl w:val="87E87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2AA2C76"/>
    <w:multiLevelType w:val="hybridMultilevel"/>
    <w:tmpl w:val="BF5A796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3DA57AC"/>
    <w:multiLevelType w:val="hybridMultilevel"/>
    <w:tmpl w:val="72722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6085603"/>
    <w:multiLevelType w:val="hybridMultilevel"/>
    <w:tmpl w:val="97AC35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6CB0EAB"/>
    <w:multiLevelType w:val="hybridMultilevel"/>
    <w:tmpl w:val="F0B8725C"/>
    <w:lvl w:ilvl="0" w:tplc="77C65DC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7BA6B5D"/>
    <w:multiLevelType w:val="hybridMultilevel"/>
    <w:tmpl w:val="38F43348"/>
    <w:lvl w:ilvl="0" w:tplc="77C65DC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87C7705"/>
    <w:multiLevelType w:val="hybridMultilevel"/>
    <w:tmpl w:val="0212D3B6"/>
    <w:lvl w:ilvl="0" w:tplc="77C65DCE">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9297E55"/>
    <w:multiLevelType w:val="hybridMultilevel"/>
    <w:tmpl w:val="79CAC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97725EC"/>
    <w:multiLevelType w:val="hybridMultilevel"/>
    <w:tmpl w:val="185AB55A"/>
    <w:lvl w:ilvl="0" w:tplc="77C65DC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A1A155E"/>
    <w:multiLevelType w:val="multilevel"/>
    <w:tmpl w:val="E51E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E54B9E"/>
    <w:multiLevelType w:val="hybridMultilevel"/>
    <w:tmpl w:val="8DAC8F44"/>
    <w:lvl w:ilvl="0" w:tplc="AA282EA4">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4C406AAA"/>
    <w:multiLevelType w:val="hybridMultilevel"/>
    <w:tmpl w:val="7E32D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4C7E377F"/>
    <w:multiLevelType w:val="hybridMultilevel"/>
    <w:tmpl w:val="72A252F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D980513"/>
    <w:multiLevelType w:val="hybridMultilevel"/>
    <w:tmpl w:val="B1549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FE07C69"/>
    <w:multiLevelType w:val="hybridMultilevel"/>
    <w:tmpl w:val="59522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0FD3FF6"/>
    <w:multiLevelType w:val="hybridMultilevel"/>
    <w:tmpl w:val="24C88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28A5018"/>
    <w:multiLevelType w:val="hybridMultilevel"/>
    <w:tmpl w:val="E3FE3734"/>
    <w:lvl w:ilvl="0" w:tplc="77C65DC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604225D"/>
    <w:multiLevelType w:val="hybridMultilevel"/>
    <w:tmpl w:val="1890B79C"/>
    <w:lvl w:ilvl="0" w:tplc="937443CA">
      <w:start w:val="1"/>
      <w:numFmt w:val="bullet"/>
      <w:lvlText w:val="•"/>
      <w:lvlJc w:val="left"/>
      <w:pPr>
        <w:tabs>
          <w:tab w:val="num" w:pos="720"/>
        </w:tabs>
        <w:ind w:left="720" w:hanging="360"/>
      </w:pPr>
      <w:rPr>
        <w:rFonts w:ascii="Arial" w:hAnsi="Arial" w:hint="default"/>
      </w:rPr>
    </w:lvl>
    <w:lvl w:ilvl="1" w:tplc="F1223E72" w:tentative="1">
      <w:start w:val="1"/>
      <w:numFmt w:val="bullet"/>
      <w:lvlText w:val="•"/>
      <w:lvlJc w:val="left"/>
      <w:pPr>
        <w:tabs>
          <w:tab w:val="num" w:pos="1440"/>
        </w:tabs>
        <w:ind w:left="1440" w:hanging="360"/>
      </w:pPr>
      <w:rPr>
        <w:rFonts w:ascii="Arial" w:hAnsi="Arial" w:hint="default"/>
      </w:rPr>
    </w:lvl>
    <w:lvl w:ilvl="2" w:tplc="2C24BC98" w:tentative="1">
      <w:start w:val="1"/>
      <w:numFmt w:val="bullet"/>
      <w:lvlText w:val="•"/>
      <w:lvlJc w:val="left"/>
      <w:pPr>
        <w:tabs>
          <w:tab w:val="num" w:pos="2160"/>
        </w:tabs>
        <w:ind w:left="2160" w:hanging="360"/>
      </w:pPr>
      <w:rPr>
        <w:rFonts w:ascii="Arial" w:hAnsi="Arial" w:hint="default"/>
      </w:rPr>
    </w:lvl>
    <w:lvl w:ilvl="3" w:tplc="CDB05958" w:tentative="1">
      <w:start w:val="1"/>
      <w:numFmt w:val="bullet"/>
      <w:lvlText w:val="•"/>
      <w:lvlJc w:val="left"/>
      <w:pPr>
        <w:tabs>
          <w:tab w:val="num" w:pos="2880"/>
        </w:tabs>
        <w:ind w:left="2880" w:hanging="360"/>
      </w:pPr>
      <w:rPr>
        <w:rFonts w:ascii="Arial" w:hAnsi="Arial" w:hint="default"/>
      </w:rPr>
    </w:lvl>
    <w:lvl w:ilvl="4" w:tplc="ED22D466" w:tentative="1">
      <w:start w:val="1"/>
      <w:numFmt w:val="bullet"/>
      <w:lvlText w:val="•"/>
      <w:lvlJc w:val="left"/>
      <w:pPr>
        <w:tabs>
          <w:tab w:val="num" w:pos="3600"/>
        </w:tabs>
        <w:ind w:left="3600" w:hanging="360"/>
      </w:pPr>
      <w:rPr>
        <w:rFonts w:ascii="Arial" w:hAnsi="Arial" w:hint="default"/>
      </w:rPr>
    </w:lvl>
    <w:lvl w:ilvl="5" w:tplc="CEA4157C" w:tentative="1">
      <w:start w:val="1"/>
      <w:numFmt w:val="bullet"/>
      <w:lvlText w:val="•"/>
      <w:lvlJc w:val="left"/>
      <w:pPr>
        <w:tabs>
          <w:tab w:val="num" w:pos="4320"/>
        </w:tabs>
        <w:ind w:left="4320" w:hanging="360"/>
      </w:pPr>
      <w:rPr>
        <w:rFonts w:ascii="Arial" w:hAnsi="Arial" w:hint="default"/>
      </w:rPr>
    </w:lvl>
    <w:lvl w:ilvl="6" w:tplc="B0E249E0" w:tentative="1">
      <w:start w:val="1"/>
      <w:numFmt w:val="bullet"/>
      <w:lvlText w:val="•"/>
      <w:lvlJc w:val="left"/>
      <w:pPr>
        <w:tabs>
          <w:tab w:val="num" w:pos="5040"/>
        </w:tabs>
        <w:ind w:left="5040" w:hanging="360"/>
      </w:pPr>
      <w:rPr>
        <w:rFonts w:ascii="Arial" w:hAnsi="Arial" w:hint="default"/>
      </w:rPr>
    </w:lvl>
    <w:lvl w:ilvl="7" w:tplc="98521FE0" w:tentative="1">
      <w:start w:val="1"/>
      <w:numFmt w:val="bullet"/>
      <w:lvlText w:val="•"/>
      <w:lvlJc w:val="left"/>
      <w:pPr>
        <w:tabs>
          <w:tab w:val="num" w:pos="5760"/>
        </w:tabs>
        <w:ind w:left="5760" w:hanging="360"/>
      </w:pPr>
      <w:rPr>
        <w:rFonts w:ascii="Arial" w:hAnsi="Arial" w:hint="default"/>
      </w:rPr>
    </w:lvl>
    <w:lvl w:ilvl="8" w:tplc="2258F604"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56082C97"/>
    <w:multiLevelType w:val="hybridMultilevel"/>
    <w:tmpl w:val="AA448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9FB3ED5"/>
    <w:multiLevelType w:val="hybridMultilevel"/>
    <w:tmpl w:val="0D8AA756"/>
    <w:lvl w:ilvl="0" w:tplc="77C65DC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C2E24EE"/>
    <w:multiLevelType w:val="hybridMultilevel"/>
    <w:tmpl w:val="584E247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CF61170"/>
    <w:multiLevelType w:val="hybridMultilevel"/>
    <w:tmpl w:val="2DDCBFA8"/>
    <w:lvl w:ilvl="0" w:tplc="77C65DC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CFE48C7"/>
    <w:multiLevelType w:val="hybridMultilevel"/>
    <w:tmpl w:val="6CDEF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EC565E0"/>
    <w:multiLevelType w:val="hybridMultilevel"/>
    <w:tmpl w:val="32322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5ED2636A"/>
    <w:multiLevelType w:val="hybridMultilevel"/>
    <w:tmpl w:val="4600E39A"/>
    <w:lvl w:ilvl="0" w:tplc="937443CA">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FC67F45"/>
    <w:multiLevelType w:val="hybridMultilevel"/>
    <w:tmpl w:val="6C208952"/>
    <w:lvl w:ilvl="0" w:tplc="937443CA">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1204BDC"/>
    <w:multiLevelType w:val="hybridMultilevel"/>
    <w:tmpl w:val="FDEAB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3DA6F04"/>
    <w:multiLevelType w:val="hybridMultilevel"/>
    <w:tmpl w:val="759AF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3FD2AA2"/>
    <w:multiLevelType w:val="hybridMultilevel"/>
    <w:tmpl w:val="730AE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82E7902"/>
    <w:multiLevelType w:val="hybridMultilevel"/>
    <w:tmpl w:val="29B4385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84310A3"/>
    <w:multiLevelType w:val="hybridMultilevel"/>
    <w:tmpl w:val="F7BA2F1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8EA3978"/>
    <w:multiLevelType w:val="hybridMultilevel"/>
    <w:tmpl w:val="F17EF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9F80B13"/>
    <w:multiLevelType w:val="hybridMultilevel"/>
    <w:tmpl w:val="34A4DE62"/>
    <w:lvl w:ilvl="0" w:tplc="937443CA">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AFD31C7"/>
    <w:multiLevelType w:val="hybridMultilevel"/>
    <w:tmpl w:val="DA1A963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6CC50343"/>
    <w:multiLevelType w:val="hybridMultilevel"/>
    <w:tmpl w:val="A8BA7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6D4F3099"/>
    <w:multiLevelType w:val="hybridMultilevel"/>
    <w:tmpl w:val="18EA4FDC"/>
    <w:lvl w:ilvl="0" w:tplc="77C65DC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DA366A1"/>
    <w:multiLevelType w:val="hybridMultilevel"/>
    <w:tmpl w:val="FF96C0C8"/>
    <w:lvl w:ilvl="0" w:tplc="77C65DCE">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4" w15:restartNumberingAfterBreak="0">
    <w:nsid w:val="6DC61400"/>
    <w:multiLevelType w:val="hybridMultilevel"/>
    <w:tmpl w:val="DA405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6E271C03"/>
    <w:multiLevelType w:val="hybridMultilevel"/>
    <w:tmpl w:val="D79AC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FB307F7"/>
    <w:multiLevelType w:val="hybridMultilevel"/>
    <w:tmpl w:val="93383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07C0242"/>
    <w:multiLevelType w:val="hybridMultilevel"/>
    <w:tmpl w:val="88128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0FD5855"/>
    <w:multiLevelType w:val="hybridMultilevel"/>
    <w:tmpl w:val="12CEA9A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713F57BC"/>
    <w:multiLevelType w:val="hybridMultilevel"/>
    <w:tmpl w:val="25DA74FA"/>
    <w:lvl w:ilvl="0" w:tplc="77C65DC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2795924"/>
    <w:multiLevelType w:val="hybridMultilevel"/>
    <w:tmpl w:val="F020C0FC"/>
    <w:lvl w:ilvl="0" w:tplc="77C65DCE">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1" w15:restartNumberingAfterBreak="0">
    <w:nsid w:val="73263C3F"/>
    <w:multiLevelType w:val="hybridMultilevel"/>
    <w:tmpl w:val="2F3A2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5C2701F"/>
    <w:multiLevelType w:val="hybridMultilevel"/>
    <w:tmpl w:val="246830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BA53BE0"/>
    <w:multiLevelType w:val="hybridMultilevel"/>
    <w:tmpl w:val="8EE0C0BE"/>
    <w:lvl w:ilvl="0" w:tplc="77C65DC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C2B5BD2"/>
    <w:multiLevelType w:val="hybridMultilevel"/>
    <w:tmpl w:val="ABD0B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E8F1194"/>
    <w:multiLevelType w:val="hybridMultilevel"/>
    <w:tmpl w:val="8F3C6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7F361B41"/>
    <w:multiLevelType w:val="hybridMultilevel"/>
    <w:tmpl w:val="928EFF5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33"/>
  </w:num>
  <w:num w:numId="3">
    <w:abstractNumId w:val="30"/>
  </w:num>
  <w:num w:numId="4">
    <w:abstractNumId w:val="14"/>
  </w:num>
  <w:num w:numId="5">
    <w:abstractNumId w:val="44"/>
  </w:num>
  <w:num w:numId="6">
    <w:abstractNumId w:val="57"/>
  </w:num>
  <w:num w:numId="7">
    <w:abstractNumId w:val="25"/>
  </w:num>
  <w:num w:numId="8">
    <w:abstractNumId w:val="46"/>
  </w:num>
  <w:num w:numId="9">
    <w:abstractNumId w:val="58"/>
  </w:num>
  <w:num w:numId="10">
    <w:abstractNumId w:val="86"/>
  </w:num>
  <w:num w:numId="11">
    <w:abstractNumId w:val="16"/>
  </w:num>
  <w:num w:numId="12">
    <w:abstractNumId w:val="20"/>
  </w:num>
  <w:num w:numId="13">
    <w:abstractNumId w:val="19"/>
  </w:num>
  <w:num w:numId="14">
    <w:abstractNumId w:val="55"/>
  </w:num>
  <w:num w:numId="15">
    <w:abstractNumId w:val="23"/>
  </w:num>
  <w:num w:numId="16">
    <w:abstractNumId w:val="75"/>
  </w:num>
  <w:num w:numId="17">
    <w:abstractNumId w:val="78"/>
  </w:num>
  <w:num w:numId="18">
    <w:abstractNumId w:val="94"/>
  </w:num>
  <w:num w:numId="19">
    <w:abstractNumId w:val="70"/>
  </w:num>
  <w:num w:numId="20">
    <w:abstractNumId w:val="90"/>
  </w:num>
  <w:num w:numId="21">
    <w:abstractNumId w:val="9"/>
  </w:num>
  <w:num w:numId="22">
    <w:abstractNumId w:val="91"/>
  </w:num>
  <w:num w:numId="23">
    <w:abstractNumId w:val="31"/>
  </w:num>
  <w:num w:numId="24">
    <w:abstractNumId w:val="61"/>
  </w:num>
  <w:num w:numId="25">
    <w:abstractNumId w:val="7"/>
  </w:num>
  <w:num w:numId="26">
    <w:abstractNumId w:val="10"/>
  </w:num>
  <w:num w:numId="27">
    <w:abstractNumId w:val="73"/>
  </w:num>
  <w:num w:numId="28">
    <w:abstractNumId w:val="65"/>
  </w:num>
  <w:num w:numId="29">
    <w:abstractNumId w:val="2"/>
  </w:num>
  <w:num w:numId="30">
    <w:abstractNumId w:val="74"/>
  </w:num>
  <w:num w:numId="31">
    <w:abstractNumId w:val="34"/>
  </w:num>
  <w:num w:numId="32">
    <w:abstractNumId w:val="11"/>
  </w:num>
  <w:num w:numId="33">
    <w:abstractNumId w:val="13"/>
  </w:num>
  <w:num w:numId="34">
    <w:abstractNumId w:val="6"/>
  </w:num>
  <w:num w:numId="35">
    <w:abstractNumId w:val="81"/>
  </w:num>
  <w:num w:numId="36">
    <w:abstractNumId w:val="87"/>
  </w:num>
  <w:num w:numId="37">
    <w:abstractNumId w:val="47"/>
  </w:num>
  <w:num w:numId="38">
    <w:abstractNumId w:val="37"/>
  </w:num>
  <w:num w:numId="39">
    <w:abstractNumId w:val="36"/>
  </w:num>
  <w:num w:numId="40">
    <w:abstractNumId w:val="17"/>
  </w:num>
  <w:num w:numId="41">
    <w:abstractNumId w:val="5"/>
  </w:num>
  <w:num w:numId="42">
    <w:abstractNumId w:val="84"/>
  </w:num>
  <w:num w:numId="43">
    <w:abstractNumId w:val="45"/>
  </w:num>
  <w:num w:numId="44">
    <w:abstractNumId w:val="60"/>
  </w:num>
  <w:num w:numId="45">
    <w:abstractNumId w:val="56"/>
  </w:num>
  <w:num w:numId="46">
    <w:abstractNumId w:val="50"/>
  </w:num>
  <w:num w:numId="47">
    <w:abstractNumId w:val="62"/>
  </w:num>
  <w:num w:numId="48">
    <w:abstractNumId w:val="92"/>
  </w:num>
  <w:num w:numId="49">
    <w:abstractNumId w:val="64"/>
  </w:num>
  <w:num w:numId="50">
    <w:abstractNumId w:val="15"/>
  </w:num>
  <w:num w:numId="51">
    <w:abstractNumId w:val="79"/>
  </w:num>
  <w:num w:numId="52">
    <w:abstractNumId w:val="76"/>
  </w:num>
  <w:num w:numId="53">
    <w:abstractNumId w:val="88"/>
  </w:num>
  <w:num w:numId="54">
    <w:abstractNumId w:val="40"/>
  </w:num>
  <w:num w:numId="55">
    <w:abstractNumId w:val="48"/>
  </w:num>
  <w:num w:numId="56">
    <w:abstractNumId w:val="0"/>
  </w:num>
  <w:num w:numId="57">
    <w:abstractNumId w:val="71"/>
  </w:num>
  <w:num w:numId="58">
    <w:abstractNumId w:val="32"/>
  </w:num>
  <w:num w:numId="59">
    <w:abstractNumId w:val="39"/>
  </w:num>
  <w:num w:numId="60">
    <w:abstractNumId w:val="82"/>
  </w:num>
  <w:num w:numId="61">
    <w:abstractNumId w:val="72"/>
  </w:num>
  <w:num w:numId="62">
    <w:abstractNumId w:val="53"/>
  </w:num>
  <w:num w:numId="63">
    <w:abstractNumId w:val="27"/>
  </w:num>
  <w:num w:numId="64">
    <w:abstractNumId w:val="18"/>
  </w:num>
  <w:num w:numId="65">
    <w:abstractNumId w:val="28"/>
  </w:num>
  <w:num w:numId="66">
    <w:abstractNumId w:val="67"/>
  </w:num>
  <w:num w:numId="67">
    <w:abstractNumId w:val="83"/>
  </w:num>
  <w:num w:numId="68">
    <w:abstractNumId w:val="26"/>
  </w:num>
  <w:num w:numId="69">
    <w:abstractNumId w:val="38"/>
  </w:num>
  <w:num w:numId="70">
    <w:abstractNumId w:val="63"/>
  </w:num>
  <w:num w:numId="71">
    <w:abstractNumId w:val="22"/>
  </w:num>
  <w:num w:numId="72">
    <w:abstractNumId w:val="1"/>
  </w:num>
  <w:num w:numId="73">
    <w:abstractNumId w:val="51"/>
  </w:num>
  <w:num w:numId="74">
    <w:abstractNumId w:val="43"/>
  </w:num>
  <w:num w:numId="75">
    <w:abstractNumId w:val="21"/>
  </w:num>
  <w:num w:numId="76">
    <w:abstractNumId w:val="29"/>
  </w:num>
  <w:num w:numId="77">
    <w:abstractNumId w:val="93"/>
  </w:num>
  <w:num w:numId="78">
    <w:abstractNumId w:val="42"/>
  </w:num>
  <w:num w:numId="79">
    <w:abstractNumId w:val="52"/>
  </w:num>
  <w:num w:numId="80">
    <w:abstractNumId w:val="89"/>
  </w:num>
  <w:num w:numId="81">
    <w:abstractNumId w:val="24"/>
  </w:num>
  <w:num w:numId="82">
    <w:abstractNumId w:val="35"/>
  </w:num>
  <w:num w:numId="83">
    <w:abstractNumId w:val="68"/>
  </w:num>
  <w:num w:numId="84">
    <w:abstractNumId w:val="66"/>
  </w:num>
  <w:num w:numId="85">
    <w:abstractNumId w:val="4"/>
  </w:num>
  <w:num w:numId="86">
    <w:abstractNumId w:val="49"/>
  </w:num>
  <w:num w:numId="87">
    <w:abstractNumId w:val="3"/>
  </w:num>
  <w:num w:numId="88">
    <w:abstractNumId w:val="80"/>
  </w:num>
  <w:num w:numId="89">
    <w:abstractNumId w:val="95"/>
  </w:num>
  <w:num w:numId="90">
    <w:abstractNumId w:val="85"/>
  </w:num>
  <w:num w:numId="91">
    <w:abstractNumId w:val="54"/>
  </w:num>
  <w:num w:numId="92">
    <w:abstractNumId w:val="12"/>
  </w:num>
  <w:num w:numId="93">
    <w:abstractNumId w:val="69"/>
  </w:num>
  <w:num w:numId="94">
    <w:abstractNumId w:val="77"/>
  </w:num>
  <w:num w:numId="95">
    <w:abstractNumId w:val="41"/>
  </w:num>
  <w:num w:numId="96">
    <w:abstractNumId w:val="96"/>
  </w:num>
  <w:num w:numId="97">
    <w:abstractNumId w:val="59"/>
  </w:num>
  <w:numIdMacAtCleanup w:val="8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shok M">
    <w15:presenceInfo w15:providerId="Windows Live" w15:userId="5a09a1182d31c7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012"/>
    <w:rsid w:val="000003DC"/>
    <w:rsid w:val="00003131"/>
    <w:rsid w:val="0001322D"/>
    <w:rsid w:val="00021D39"/>
    <w:rsid w:val="00021DC1"/>
    <w:rsid w:val="000220B5"/>
    <w:rsid w:val="0002224E"/>
    <w:rsid w:val="000225A6"/>
    <w:rsid w:val="00026893"/>
    <w:rsid w:val="00026A8F"/>
    <w:rsid w:val="00030AA8"/>
    <w:rsid w:val="00040043"/>
    <w:rsid w:val="000404E4"/>
    <w:rsid w:val="00041729"/>
    <w:rsid w:val="00043527"/>
    <w:rsid w:val="00046465"/>
    <w:rsid w:val="0005041C"/>
    <w:rsid w:val="00050969"/>
    <w:rsid w:val="0005338A"/>
    <w:rsid w:val="00053527"/>
    <w:rsid w:val="00054062"/>
    <w:rsid w:val="00054244"/>
    <w:rsid w:val="00056ACB"/>
    <w:rsid w:val="0006481B"/>
    <w:rsid w:val="000654B6"/>
    <w:rsid w:val="00077A38"/>
    <w:rsid w:val="0009317C"/>
    <w:rsid w:val="000952B2"/>
    <w:rsid w:val="000974D1"/>
    <w:rsid w:val="000A2101"/>
    <w:rsid w:val="000A22BB"/>
    <w:rsid w:val="000A37A5"/>
    <w:rsid w:val="000A5466"/>
    <w:rsid w:val="000A6A5D"/>
    <w:rsid w:val="000A7E43"/>
    <w:rsid w:val="000B05FB"/>
    <w:rsid w:val="000B3AED"/>
    <w:rsid w:val="000B4FE8"/>
    <w:rsid w:val="000B6956"/>
    <w:rsid w:val="000B72D8"/>
    <w:rsid w:val="000C0273"/>
    <w:rsid w:val="000C40DC"/>
    <w:rsid w:val="000C463B"/>
    <w:rsid w:val="000C588A"/>
    <w:rsid w:val="000C70AF"/>
    <w:rsid w:val="000D10FE"/>
    <w:rsid w:val="000D1913"/>
    <w:rsid w:val="000D4BDA"/>
    <w:rsid w:val="000D67DE"/>
    <w:rsid w:val="000D740E"/>
    <w:rsid w:val="000E202F"/>
    <w:rsid w:val="000E620A"/>
    <w:rsid w:val="000F09E8"/>
    <w:rsid w:val="000F2895"/>
    <w:rsid w:val="000F6E1A"/>
    <w:rsid w:val="0010616C"/>
    <w:rsid w:val="0010639A"/>
    <w:rsid w:val="00111F7E"/>
    <w:rsid w:val="001121B2"/>
    <w:rsid w:val="001132AD"/>
    <w:rsid w:val="00114BD9"/>
    <w:rsid w:val="00115D76"/>
    <w:rsid w:val="00116136"/>
    <w:rsid w:val="00122290"/>
    <w:rsid w:val="0012250C"/>
    <w:rsid w:val="00122EC6"/>
    <w:rsid w:val="0012390C"/>
    <w:rsid w:val="0012433A"/>
    <w:rsid w:val="001259AA"/>
    <w:rsid w:val="001267EC"/>
    <w:rsid w:val="001309ED"/>
    <w:rsid w:val="001312FC"/>
    <w:rsid w:val="00131AFA"/>
    <w:rsid w:val="001342F7"/>
    <w:rsid w:val="00134878"/>
    <w:rsid w:val="00134C9A"/>
    <w:rsid w:val="00136956"/>
    <w:rsid w:val="00136E00"/>
    <w:rsid w:val="0014732A"/>
    <w:rsid w:val="001533AE"/>
    <w:rsid w:val="001542FA"/>
    <w:rsid w:val="001549D1"/>
    <w:rsid w:val="00156E21"/>
    <w:rsid w:val="00157C68"/>
    <w:rsid w:val="00164DC2"/>
    <w:rsid w:val="00167257"/>
    <w:rsid w:val="00170852"/>
    <w:rsid w:val="001756C8"/>
    <w:rsid w:val="00175E56"/>
    <w:rsid w:val="00176683"/>
    <w:rsid w:val="00183326"/>
    <w:rsid w:val="00183587"/>
    <w:rsid w:val="00183FFB"/>
    <w:rsid w:val="001849CF"/>
    <w:rsid w:val="001922B8"/>
    <w:rsid w:val="001947F8"/>
    <w:rsid w:val="001A16A8"/>
    <w:rsid w:val="001A2B2F"/>
    <w:rsid w:val="001A3AE5"/>
    <w:rsid w:val="001B274F"/>
    <w:rsid w:val="001B3BDC"/>
    <w:rsid w:val="001B57E0"/>
    <w:rsid w:val="001B6637"/>
    <w:rsid w:val="001C134B"/>
    <w:rsid w:val="001C1368"/>
    <w:rsid w:val="001C1D1B"/>
    <w:rsid w:val="001C6AC3"/>
    <w:rsid w:val="001C7615"/>
    <w:rsid w:val="001D32D1"/>
    <w:rsid w:val="001D7BE6"/>
    <w:rsid w:val="001E06DE"/>
    <w:rsid w:val="001E144A"/>
    <w:rsid w:val="001E1E81"/>
    <w:rsid w:val="001E3C3A"/>
    <w:rsid w:val="001E43EA"/>
    <w:rsid w:val="001E76FC"/>
    <w:rsid w:val="001F3F9A"/>
    <w:rsid w:val="001F549F"/>
    <w:rsid w:val="001F5CB7"/>
    <w:rsid w:val="001F5F5B"/>
    <w:rsid w:val="001F6CFB"/>
    <w:rsid w:val="001F7F60"/>
    <w:rsid w:val="00203C18"/>
    <w:rsid w:val="00215DE9"/>
    <w:rsid w:val="00220059"/>
    <w:rsid w:val="002230F8"/>
    <w:rsid w:val="00223D38"/>
    <w:rsid w:val="0022549B"/>
    <w:rsid w:val="00231C0F"/>
    <w:rsid w:val="00232065"/>
    <w:rsid w:val="0023208E"/>
    <w:rsid w:val="0023513A"/>
    <w:rsid w:val="002406F3"/>
    <w:rsid w:val="00247283"/>
    <w:rsid w:val="002525DB"/>
    <w:rsid w:val="00255826"/>
    <w:rsid w:val="0025593D"/>
    <w:rsid w:val="002602E0"/>
    <w:rsid w:val="00262FCE"/>
    <w:rsid w:val="00266BB3"/>
    <w:rsid w:val="00267F25"/>
    <w:rsid w:val="00272527"/>
    <w:rsid w:val="00273EA9"/>
    <w:rsid w:val="00275B7E"/>
    <w:rsid w:val="00285D34"/>
    <w:rsid w:val="002870A5"/>
    <w:rsid w:val="00287505"/>
    <w:rsid w:val="00291FA9"/>
    <w:rsid w:val="00293D54"/>
    <w:rsid w:val="002950AE"/>
    <w:rsid w:val="002A207D"/>
    <w:rsid w:val="002A6683"/>
    <w:rsid w:val="002B02E3"/>
    <w:rsid w:val="002B0B34"/>
    <w:rsid w:val="002B0BFD"/>
    <w:rsid w:val="002B19C8"/>
    <w:rsid w:val="002B1BD7"/>
    <w:rsid w:val="002B1C6C"/>
    <w:rsid w:val="002B370F"/>
    <w:rsid w:val="002B38AA"/>
    <w:rsid w:val="002B61B6"/>
    <w:rsid w:val="002B621F"/>
    <w:rsid w:val="002C18D4"/>
    <w:rsid w:val="002C2183"/>
    <w:rsid w:val="002C3F63"/>
    <w:rsid w:val="002C434A"/>
    <w:rsid w:val="002C71F0"/>
    <w:rsid w:val="002D1AC8"/>
    <w:rsid w:val="002D472F"/>
    <w:rsid w:val="002D72BE"/>
    <w:rsid w:val="002D7985"/>
    <w:rsid w:val="002D7D3B"/>
    <w:rsid w:val="002E0116"/>
    <w:rsid w:val="002E03E9"/>
    <w:rsid w:val="002E0478"/>
    <w:rsid w:val="002E1D1E"/>
    <w:rsid w:val="002E2952"/>
    <w:rsid w:val="002E2E49"/>
    <w:rsid w:val="002E45DC"/>
    <w:rsid w:val="002F333D"/>
    <w:rsid w:val="002F660D"/>
    <w:rsid w:val="003015E2"/>
    <w:rsid w:val="0030169C"/>
    <w:rsid w:val="003024B0"/>
    <w:rsid w:val="00303395"/>
    <w:rsid w:val="003059E5"/>
    <w:rsid w:val="003075C4"/>
    <w:rsid w:val="00310321"/>
    <w:rsid w:val="0031318C"/>
    <w:rsid w:val="003151C4"/>
    <w:rsid w:val="003163DF"/>
    <w:rsid w:val="003178BB"/>
    <w:rsid w:val="00321217"/>
    <w:rsid w:val="0032498C"/>
    <w:rsid w:val="00324AAC"/>
    <w:rsid w:val="00324F4C"/>
    <w:rsid w:val="00326325"/>
    <w:rsid w:val="00331474"/>
    <w:rsid w:val="003316E2"/>
    <w:rsid w:val="00334C6C"/>
    <w:rsid w:val="00334C88"/>
    <w:rsid w:val="00335A93"/>
    <w:rsid w:val="00337F97"/>
    <w:rsid w:val="003412E5"/>
    <w:rsid w:val="00341FE8"/>
    <w:rsid w:val="00345030"/>
    <w:rsid w:val="00345F0F"/>
    <w:rsid w:val="00347F79"/>
    <w:rsid w:val="00352266"/>
    <w:rsid w:val="00352583"/>
    <w:rsid w:val="003549C2"/>
    <w:rsid w:val="00356EF9"/>
    <w:rsid w:val="00362950"/>
    <w:rsid w:val="00364024"/>
    <w:rsid w:val="00364322"/>
    <w:rsid w:val="00365A65"/>
    <w:rsid w:val="003742E5"/>
    <w:rsid w:val="00374516"/>
    <w:rsid w:val="00374DEE"/>
    <w:rsid w:val="003755FE"/>
    <w:rsid w:val="003767BA"/>
    <w:rsid w:val="00381A8B"/>
    <w:rsid w:val="00386679"/>
    <w:rsid w:val="00386975"/>
    <w:rsid w:val="0038782A"/>
    <w:rsid w:val="00387C89"/>
    <w:rsid w:val="00390678"/>
    <w:rsid w:val="003926B5"/>
    <w:rsid w:val="00394C1C"/>
    <w:rsid w:val="003958C1"/>
    <w:rsid w:val="00395EEC"/>
    <w:rsid w:val="0039712C"/>
    <w:rsid w:val="0039782C"/>
    <w:rsid w:val="003A0BC3"/>
    <w:rsid w:val="003A26A4"/>
    <w:rsid w:val="003A49A1"/>
    <w:rsid w:val="003A6EF5"/>
    <w:rsid w:val="003B6575"/>
    <w:rsid w:val="003B7749"/>
    <w:rsid w:val="003C1A39"/>
    <w:rsid w:val="003C6CE1"/>
    <w:rsid w:val="003D0229"/>
    <w:rsid w:val="003D0F13"/>
    <w:rsid w:val="003D3758"/>
    <w:rsid w:val="003D5C13"/>
    <w:rsid w:val="003E23AE"/>
    <w:rsid w:val="003E3FFA"/>
    <w:rsid w:val="003E4A2A"/>
    <w:rsid w:val="003E4BEA"/>
    <w:rsid w:val="003E4BF2"/>
    <w:rsid w:val="003E7613"/>
    <w:rsid w:val="003E78EB"/>
    <w:rsid w:val="003E7CA2"/>
    <w:rsid w:val="003F5C66"/>
    <w:rsid w:val="003F5FC2"/>
    <w:rsid w:val="003F65C8"/>
    <w:rsid w:val="003F6FB5"/>
    <w:rsid w:val="0040179D"/>
    <w:rsid w:val="00401D7D"/>
    <w:rsid w:val="00403992"/>
    <w:rsid w:val="00404353"/>
    <w:rsid w:val="004043EF"/>
    <w:rsid w:val="00405678"/>
    <w:rsid w:val="00411ADD"/>
    <w:rsid w:val="00413DB2"/>
    <w:rsid w:val="00414D24"/>
    <w:rsid w:val="0041710C"/>
    <w:rsid w:val="004242C4"/>
    <w:rsid w:val="00424DFB"/>
    <w:rsid w:val="00426AF6"/>
    <w:rsid w:val="00431F76"/>
    <w:rsid w:val="004347D1"/>
    <w:rsid w:val="0043785C"/>
    <w:rsid w:val="004441B4"/>
    <w:rsid w:val="00444D7C"/>
    <w:rsid w:val="00445737"/>
    <w:rsid w:val="004459B2"/>
    <w:rsid w:val="0044617F"/>
    <w:rsid w:val="00447163"/>
    <w:rsid w:val="00447FAE"/>
    <w:rsid w:val="00450432"/>
    <w:rsid w:val="00451F32"/>
    <w:rsid w:val="00454A18"/>
    <w:rsid w:val="0045512A"/>
    <w:rsid w:val="0046090C"/>
    <w:rsid w:val="00464CE6"/>
    <w:rsid w:val="0046512F"/>
    <w:rsid w:val="004656CC"/>
    <w:rsid w:val="00467E93"/>
    <w:rsid w:val="00472071"/>
    <w:rsid w:val="004728B8"/>
    <w:rsid w:val="00472ADD"/>
    <w:rsid w:val="00480CB4"/>
    <w:rsid w:val="00481D37"/>
    <w:rsid w:val="00482168"/>
    <w:rsid w:val="004821B6"/>
    <w:rsid w:val="00482BC7"/>
    <w:rsid w:val="004838BB"/>
    <w:rsid w:val="00484F97"/>
    <w:rsid w:val="0048698C"/>
    <w:rsid w:val="004A098B"/>
    <w:rsid w:val="004A0CBA"/>
    <w:rsid w:val="004A1DCE"/>
    <w:rsid w:val="004A3BAE"/>
    <w:rsid w:val="004A425E"/>
    <w:rsid w:val="004A56D2"/>
    <w:rsid w:val="004A613D"/>
    <w:rsid w:val="004B0A8F"/>
    <w:rsid w:val="004B1111"/>
    <w:rsid w:val="004B64A7"/>
    <w:rsid w:val="004B780B"/>
    <w:rsid w:val="004B786D"/>
    <w:rsid w:val="004C3357"/>
    <w:rsid w:val="004C5574"/>
    <w:rsid w:val="004C62C4"/>
    <w:rsid w:val="004C66E8"/>
    <w:rsid w:val="004C6DF9"/>
    <w:rsid w:val="004C7347"/>
    <w:rsid w:val="004D1682"/>
    <w:rsid w:val="004D4DCA"/>
    <w:rsid w:val="004E09D6"/>
    <w:rsid w:val="004E0C4D"/>
    <w:rsid w:val="004E34D3"/>
    <w:rsid w:val="004E653A"/>
    <w:rsid w:val="004E6F70"/>
    <w:rsid w:val="004F1E42"/>
    <w:rsid w:val="004F2719"/>
    <w:rsid w:val="004F6776"/>
    <w:rsid w:val="004F68BC"/>
    <w:rsid w:val="00500987"/>
    <w:rsid w:val="00500A76"/>
    <w:rsid w:val="00502E72"/>
    <w:rsid w:val="005041F5"/>
    <w:rsid w:val="00504830"/>
    <w:rsid w:val="0050799B"/>
    <w:rsid w:val="005161D6"/>
    <w:rsid w:val="00520471"/>
    <w:rsid w:val="00522FC8"/>
    <w:rsid w:val="0052338B"/>
    <w:rsid w:val="00523B9C"/>
    <w:rsid w:val="0052610C"/>
    <w:rsid w:val="0052675C"/>
    <w:rsid w:val="00527129"/>
    <w:rsid w:val="00530106"/>
    <w:rsid w:val="00530BBE"/>
    <w:rsid w:val="00531A37"/>
    <w:rsid w:val="00532715"/>
    <w:rsid w:val="0053285A"/>
    <w:rsid w:val="00535E11"/>
    <w:rsid w:val="00537D7B"/>
    <w:rsid w:val="0054602A"/>
    <w:rsid w:val="00547B27"/>
    <w:rsid w:val="0055155F"/>
    <w:rsid w:val="005619C8"/>
    <w:rsid w:val="005621C2"/>
    <w:rsid w:val="00565278"/>
    <w:rsid w:val="00565569"/>
    <w:rsid w:val="005668AF"/>
    <w:rsid w:val="00566998"/>
    <w:rsid w:val="00570806"/>
    <w:rsid w:val="00573164"/>
    <w:rsid w:val="00575753"/>
    <w:rsid w:val="00577044"/>
    <w:rsid w:val="00583B94"/>
    <w:rsid w:val="00584C38"/>
    <w:rsid w:val="00585563"/>
    <w:rsid w:val="0058690E"/>
    <w:rsid w:val="00587428"/>
    <w:rsid w:val="005874CA"/>
    <w:rsid w:val="00587D4D"/>
    <w:rsid w:val="00591011"/>
    <w:rsid w:val="0059333F"/>
    <w:rsid w:val="0059358E"/>
    <w:rsid w:val="00593897"/>
    <w:rsid w:val="005A4EF9"/>
    <w:rsid w:val="005A528A"/>
    <w:rsid w:val="005A68CB"/>
    <w:rsid w:val="005A6F86"/>
    <w:rsid w:val="005A7A77"/>
    <w:rsid w:val="005A7EF9"/>
    <w:rsid w:val="005B7134"/>
    <w:rsid w:val="005B7682"/>
    <w:rsid w:val="005C309C"/>
    <w:rsid w:val="005D181C"/>
    <w:rsid w:val="005D5913"/>
    <w:rsid w:val="005E04E3"/>
    <w:rsid w:val="005E2847"/>
    <w:rsid w:val="005E49B1"/>
    <w:rsid w:val="005E594D"/>
    <w:rsid w:val="005E7C9A"/>
    <w:rsid w:val="005F0148"/>
    <w:rsid w:val="005F0392"/>
    <w:rsid w:val="005F5DB7"/>
    <w:rsid w:val="005F7BAF"/>
    <w:rsid w:val="005F7E1C"/>
    <w:rsid w:val="006000FA"/>
    <w:rsid w:val="0060038C"/>
    <w:rsid w:val="0060043B"/>
    <w:rsid w:val="00600ECC"/>
    <w:rsid w:val="00601CD0"/>
    <w:rsid w:val="0060462E"/>
    <w:rsid w:val="00610D7A"/>
    <w:rsid w:val="006157E0"/>
    <w:rsid w:val="00621F0A"/>
    <w:rsid w:val="006221C0"/>
    <w:rsid w:val="00632882"/>
    <w:rsid w:val="00632C5F"/>
    <w:rsid w:val="006343B9"/>
    <w:rsid w:val="006351AD"/>
    <w:rsid w:val="00640837"/>
    <w:rsid w:val="00642749"/>
    <w:rsid w:val="0064301A"/>
    <w:rsid w:val="00650CB5"/>
    <w:rsid w:val="00652330"/>
    <w:rsid w:val="006545EF"/>
    <w:rsid w:val="00655AC3"/>
    <w:rsid w:val="006609E1"/>
    <w:rsid w:val="006611D8"/>
    <w:rsid w:val="0066228C"/>
    <w:rsid w:val="00664801"/>
    <w:rsid w:val="006664B7"/>
    <w:rsid w:val="00667616"/>
    <w:rsid w:val="006701F6"/>
    <w:rsid w:val="00672991"/>
    <w:rsid w:val="00675DA1"/>
    <w:rsid w:val="00677E56"/>
    <w:rsid w:val="00680B25"/>
    <w:rsid w:val="00682C27"/>
    <w:rsid w:val="00685180"/>
    <w:rsid w:val="006863BD"/>
    <w:rsid w:val="00695919"/>
    <w:rsid w:val="006A0F68"/>
    <w:rsid w:val="006A24DB"/>
    <w:rsid w:val="006A64E1"/>
    <w:rsid w:val="006B1855"/>
    <w:rsid w:val="006B41CE"/>
    <w:rsid w:val="006B6D31"/>
    <w:rsid w:val="006C0038"/>
    <w:rsid w:val="006C3914"/>
    <w:rsid w:val="006C3965"/>
    <w:rsid w:val="006C3D1F"/>
    <w:rsid w:val="006C6566"/>
    <w:rsid w:val="006C7E90"/>
    <w:rsid w:val="006D1360"/>
    <w:rsid w:val="006D3FA1"/>
    <w:rsid w:val="006D5472"/>
    <w:rsid w:val="006E1FF5"/>
    <w:rsid w:val="006E313D"/>
    <w:rsid w:val="006E492D"/>
    <w:rsid w:val="006F03A4"/>
    <w:rsid w:val="006F17A2"/>
    <w:rsid w:val="006F2752"/>
    <w:rsid w:val="006F2AFE"/>
    <w:rsid w:val="006F4F33"/>
    <w:rsid w:val="006F5165"/>
    <w:rsid w:val="006F6093"/>
    <w:rsid w:val="00700957"/>
    <w:rsid w:val="00701548"/>
    <w:rsid w:val="0070385C"/>
    <w:rsid w:val="007044E5"/>
    <w:rsid w:val="00705230"/>
    <w:rsid w:val="007104ED"/>
    <w:rsid w:val="00713160"/>
    <w:rsid w:val="00713335"/>
    <w:rsid w:val="00716ED9"/>
    <w:rsid w:val="007177DE"/>
    <w:rsid w:val="00720514"/>
    <w:rsid w:val="00722D42"/>
    <w:rsid w:val="007235B4"/>
    <w:rsid w:val="00725EFA"/>
    <w:rsid w:val="007265FC"/>
    <w:rsid w:val="00726A60"/>
    <w:rsid w:val="007353DF"/>
    <w:rsid w:val="0073594D"/>
    <w:rsid w:val="00737214"/>
    <w:rsid w:val="0074001A"/>
    <w:rsid w:val="00740F86"/>
    <w:rsid w:val="00741D29"/>
    <w:rsid w:val="00742B32"/>
    <w:rsid w:val="00746DD0"/>
    <w:rsid w:val="007476CE"/>
    <w:rsid w:val="007514EB"/>
    <w:rsid w:val="00755D60"/>
    <w:rsid w:val="00762858"/>
    <w:rsid w:val="00762BE6"/>
    <w:rsid w:val="00762EC1"/>
    <w:rsid w:val="007659A3"/>
    <w:rsid w:val="007704E7"/>
    <w:rsid w:val="00771B22"/>
    <w:rsid w:val="00771CEB"/>
    <w:rsid w:val="00772D73"/>
    <w:rsid w:val="00776093"/>
    <w:rsid w:val="00776775"/>
    <w:rsid w:val="00776A02"/>
    <w:rsid w:val="007866F8"/>
    <w:rsid w:val="00786E6F"/>
    <w:rsid w:val="0079317E"/>
    <w:rsid w:val="00797E9E"/>
    <w:rsid w:val="007A0921"/>
    <w:rsid w:val="007A1561"/>
    <w:rsid w:val="007A2AB2"/>
    <w:rsid w:val="007A4933"/>
    <w:rsid w:val="007A49BB"/>
    <w:rsid w:val="007B10CF"/>
    <w:rsid w:val="007B20D4"/>
    <w:rsid w:val="007B2691"/>
    <w:rsid w:val="007B296D"/>
    <w:rsid w:val="007B4667"/>
    <w:rsid w:val="007B4933"/>
    <w:rsid w:val="007B5249"/>
    <w:rsid w:val="007C045E"/>
    <w:rsid w:val="007C1A7A"/>
    <w:rsid w:val="007D25A5"/>
    <w:rsid w:val="007D5148"/>
    <w:rsid w:val="007D69B8"/>
    <w:rsid w:val="007E3F6F"/>
    <w:rsid w:val="007E5E25"/>
    <w:rsid w:val="007F120B"/>
    <w:rsid w:val="007F26EF"/>
    <w:rsid w:val="007F7E53"/>
    <w:rsid w:val="008009CC"/>
    <w:rsid w:val="00805A0B"/>
    <w:rsid w:val="00812DDE"/>
    <w:rsid w:val="00820280"/>
    <w:rsid w:val="00824A4B"/>
    <w:rsid w:val="0082509E"/>
    <w:rsid w:val="008269D8"/>
    <w:rsid w:val="00826FBB"/>
    <w:rsid w:val="00830625"/>
    <w:rsid w:val="00832AC0"/>
    <w:rsid w:val="0083338D"/>
    <w:rsid w:val="00833A2A"/>
    <w:rsid w:val="008420A2"/>
    <w:rsid w:val="00843999"/>
    <w:rsid w:val="00846829"/>
    <w:rsid w:val="00846AF5"/>
    <w:rsid w:val="008475CD"/>
    <w:rsid w:val="00847853"/>
    <w:rsid w:val="00847A06"/>
    <w:rsid w:val="00847CB7"/>
    <w:rsid w:val="00856ED9"/>
    <w:rsid w:val="008576F2"/>
    <w:rsid w:val="008629F4"/>
    <w:rsid w:val="00867797"/>
    <w:rsid w:val="00873944"/>
    <w:rsid w:val="00873ABE"/>
    <w:rsid w:val="00876542"/>
    <w:rsid w:val="0088121A"/>
    <w:rsid w:val="008813BE"/>
    <w:rsid w:val="00882E6D"/>
    <w:rsid w:val="00883192"/>
    <w:rsid w:val="0089069F"/>
    <w:rsid w:val="00891E52"/>
    <w:rsid w:val="00891F6D"/>
    <w:rsid w:val="00893227"/>
    <w:rsid w:val="00893B1C"/>
    <w:rsid w:val="00895781"/>
    <w:rsid w:val="008971B0"/>
    <w:rsid w:val="008A00E9"/>
    <w:rsid w:val="008A2003"/>
    <w:rsid w:val="008A506A"/>
    <w:rsid w:val="008A71C0"/>
    <w:rsid w:val="008A7663"/>
    <w:rsid w:val="008C126D"/>
    <w:rsid w:val="008C1A92"/>
    <w:rsid w:val="008C5890"/>
    <w:rsid w:val="008C6A55"/>
    <w:rsid w:val="008C6CF1"/>
    <w:rsid w:val="008C6D68"/>
    <w:rsid w:val="008C7586"/>
    <w:rsid w:val="008D19C8"/>
    <w:rsid w:val="008D3224"/>
    <w:rsid w:val="008D356C"/>
    <w:rsid w:val="008D661F"/>
    <w:rsid w:val="008D737C"/>
    <w:rsid w:val="008E3C52"/>
    <w:rsid w:val="008F0EA3"/>
    <w:rsid w:val="008F13CF"/>
    <w:rsid w:val="008F2425"/>
    <w:rsid w:val="008F2CB1"/>
    <w:rsid w:val="008F2D01"/>
    <w:rsid w:val="008F46BD"/>
    <w:rsid w:val="0090083F"/>
    <w:rsid w:val="00901F87"/>
    <w:rsid w:val="009026C6"/>
    <w:rsid w:val="009036CE"/>
    <w:rsid w:val="0090460A"/>
    <w:rsid w:val="00905246"/>
    <w:rsid w:val="00905523"/>
    <w:rsid w:val="00906240"/>
    <w:rsid w:val="0090789A"/>
    <w:rsid w:val="00907E35"/>
    <w:rsid w:val="009102AF"/>
    <w:rsid w:val="00911A0C"/>
    <w:rsid w:val="00912632"/>
    <w:rsid w:val="00913EA2"/>
    <w:rsid w:val="00916C20"/>
    <w:rsid w:val="00916F2D"/>
    <w:rsid w:val="00920D44"/>
    <w:rsid w:val="00921527"/>
    <w:rsid w:val="00922B1E"/>
    <w:rsid w:val="00930012"/>
    <w:rsid w:val="009307C0"/>
    <w:rsid w:val="0093106A"/>
    <w:rsid w:val="0093119B"/>
    <w:rsid w:val="00931657"/>
    <w:rsid w:val="009322C8"/>
    <w:rsid w:val="00934C6F"/>
    <w:rsid w:val="0094124E"/>
    <w:rsid w:val="00942055"/>
    <w:rsid w:val="0094605D"/>
    <w:rsid w:val="00947148"/>
    <w:rsid w:val="00951EDC"/>
    <w:rsid w:val="00954195"/>
    <w:rsid w:val="00954382"/>
    <w:rsid w:val="00956604"/>
    <w:rsid w:val="00957F82"/>
    <w:rsid w:val="009602E2"/>
    <w:rsid w:val="009623F3"/>
    <w:rsid w:val="00962F90"/>
    <w:rsid w:val="009666C5"/>
    <w:rsid w:val="00966D39"/>
    <w:rsid w:val="0097042C"/>
    <w:rsid w:val="009709A5"/>
    <w:rsid w:val="009767BD"/>
    <w:rsid w:val="009773CD"/>
    <w:rsid w:val="00980EB3"/>
    <w:rsid w:val="0098648F"/>
    <w:rsid w:val="00987A69"/>
    <w:rsid w:val="009914B2"/>
    <w:rsid w:val="0099423E"/>
    <w:rsid w:val="00994451"/>
    <w:rsid w:val="009A0312"/>
    <w:rsid w:val="009A715F"/>
    <w:rsid w:val="009B3A29"/>
    <w:rsid w:val="009B3DE6"/>
    <w:rsid w:val="009B432A"/>
    <w:rsid w:val="009B4F28"/>
    <w:rsid w:val="009B53D4"/>
    <w:rsid w:val="009B7353"/>
    <w:rsid w:val="009C5009"/>
    <w:rsid w:val="009C705F"/>
    <w:rsid w:val="009D026D"/>
    <w:rsid w:val="009D0DDA"/>
    <w:rsid w:val="009D3E7A"/>
    <w:rsid w:val="009D51B7"/>
    <w:rsid w:val="009D604B"/>
    <w:rsid w:val="009D61D7"/>
    <w:rsid w:val="009D73FE"/>
    <w:rsid w:val="009E035F"/>
    <w:rsid w:val="009E0984"/>
    <w:rsid w:val="009E3907"/>
    <w:rsid w:val="009E69BE"/>
    <w:rsid w:val="009E6EF5"/>
    <w:rsid w:val="009F14D1"/>
    <w:rsid w:val="009F17A6"/>
    <w:rsid w:val="009F5F37"/>
    <w:rsid w:val="009F64E8"/>
    <w:rsid w:val="00A01218"/>
    <w:rsid w:val="00A058F1"/>
    <w:rsid w:val="00A100FB"/>
    <w:rsid w:val="00A1189E"/>
    <w:rsid w:val="00A14B21"/>
    <w:rsid w:val="00A16A36"/>
    <w:rsid w:val="00A17394"/>
    <w:rsid w:val="00A17564"/>
    <w:rsid w:val="00A23B8E"/>
    <w:rsid w:val="00A2471C"/>
    <w:rsid w:val="00A2491D"/>
    <w:rsid w:val="00A32636"/>
    <w:rsid w:val="00A35D5D"/>
    <w:rsid w:val="00A36DF4"/>
    <w:rsid w:val="00A405FE"/>
    <w:rsid w:val="00A40D7A"/>
    <w:rsid w:val="00A42B46"/>
    <w:rsid w:val="00A43726"/>
    <w:rsid w:val="00A44EF9"/>
    <w:rsid w:val="00A45FA6"/>
    <w:rsid w:val="00A51142"/>
    <w:rsid w:val="00A55C0F"/>
    <w:rsid w:val="00A57AF5"/>
    <w:rsid w:val="00A57E6D"/>
    <w:rsid w:val="00A57FBE"/>
    <w:rsid w:val="00A67C82"/>
    <w:rsid w:val="00A72217"/>
    <w:rsid w:val="00A743F3"/>
    <w:rsid w:val="00A76FC3"/>
    <w:rsid w:val="00A7758F"/>
    <w:rsid w:val="00A8154D"/>
    <w:rsid w:val="00A82586"/>
    <w:rsid w:val="00A83BC1"/>
    <w:rsid w:val="00A84E91"/>
    <w:rsid w:val="00A856F4"/>
    <w:rsid w:val="00A86DCF"/>
    <w:rsid w:val="00A908BB"/>
    <w:rsid w:val="00A90A00"/>
    <w:rsid w:val="00A969F2"/>
    <w:rsid w:val="00A97ED5"/>
    <w:rsid w:val="00AA3107"/>
    <w:rsid w:val="00AA3309"/>
    <w:rsid w:val="00AB08CC"/>
    <w:rsid w:val="00AB18CA"/>
    <w:rsid w:val="00AC1AB2"/>
    <w:rsid w:val="00AC25D8"/>
    <w:rsid w:val="00AC3AA0"/>
    <w:rsid w:val="00AC6C3A"/>
    <w:rsid w:val="00AC6CBE"/>
    <w:rsid w:val="00AD0235"/>
    <w:rsid w:val="00AD1AD5"/>
    <w:rsid w:val="00AD5DB1"/>
    <w:rsid w:val="00AE029B"/>
    <w:rsid w:val="00AE087B"/>
    <w:rsid w:val="00AE103D"/>
    <w:rsid w:val="00AE1F4B"/>
    <w:rsid w:val="00AE3B88"/>
    <w:rsid w:val="00AE6A92"/>
    <w:rsid w:val="00AF0B1C"/>
    <w:rsid w:val="00AF4277"/>
    <w:rsid w:val="00AF6E7B"/>
    <w:rsid w:val="00B0135E"/>
    <w:rsid w:val="00B01B68"/>
    <w:rsid w:val="00B0652E"/>
    <w:rsid w:val="00B06CAF"/>
    <w:rsid w:val="00B10253"/>
    <w:rsid w:val="00B103E2"/>
    <w:rsid w:val="00B117EB"/>
    <w:rsid w:val="00B166E3"/>
    <w:rsid w:val="00B213FF"/>
    <w:rsid w:val="00B231B9"/>
    <w:rsid w:val="00B24B87"/>
    <w:rsid w:val="00B25336"/>
    <w:rsid w:val="00B277F9"/>
    <w:rsid w:val="00B27A0C"/>
    <w:rsid w:val="00B27D8C"/>
    <w:rsid w:val="00B30913"/>
    <w:rsid w:val="00B344A4"/>
    <w:rsid w:val="00B44F2B"/>
    <w:rsid w:val="00B45F5B"/>
    <w:rsid w:val="00B460F7"/>
    <w:rsid w:val="00B47EF1"/>
    <w:rsid w:val="00B54AB2"/>
    <w:rsid w:val="00B54DD5"/>
    <w:rsid w:val="00B550D1"/>
    <w:rsid w:val="00B5541C"/>
    <w:rsid w:val="00B56BF4"/>
    <w:rsid w:val="00B57A2F"/>
    <w:rsid w:val="00B6628E"/>
    <w:rsid w:val="00B7044E"/>
    <w:rsid w:val="00B74A1D"/>
    <w:rsid w:val="00B8402D"/>
    <w:rsid w:val="00B86E59"/>
    <w:rsid w:val="00B915A0"/>
    <w:rsid w:val="00B92783"/>
    <w:rsid w:val="00B92B93"/>
    <w:rsid w:val="00B936AD"/>
    <w:rsid w:val="00B96020"/>
    <w:rsid w:val="00B96B54"/>
    <w:rsid w:val="00BA3F05"/>
    <w:rsid w:val="00BA4144"/>
    <w:rsid w:val="00BA5692"/>
    <w:rsid w:val="00BA6368"/>
    <w:rsid w:val="00BB0339"/>
    <w:rsid w:val="00BB074A"/>
    <w:rsid w:val="00BB0C56"/>
    <w:rsid w:val="00BB7B6F"/>
    <w:rsid w:val="00BC1703"/>
    <w:rsid w:val="00BC4385"/>
    <w:rsid w:val="00BC4DF3"/>
    <w:rsid w:val="00BD3AC3"/>
    <w:rsid w:val="00BE0289"/>
    <w:rsid w:val="00BE40BD"/>
    <w:rsid w:val="00BF076B"/>
    <w:rsid w:val="00C0041D"/>
    <w:rsid w:val="00C01ECC"/>
    <w:rsid w:val="00C03A7E"/>
    <w:rsid w:val="00C0487C"/>
    <w:rsid w:val="00C05527"/>
    <w:rsid w:val="00C05B8A"/>
    <w:rsid w:val="00C06B09"/>
    <w:rsid w:val="00C07EDE"/>
    <w:rsid w:val="00C10E80"/>
    <w:rsid w:val="00C13658"/>
    <w:rsid w:val="00C15C37"/>
    <w:rsid w:val="00C21CF8"/>
    <w:rsid w:val="00C22E5C"/>
    <w:rsid w:val="00C27184"/>
    <w:rsid w:val="00C30CA7"/>
    <w:rsid w:val="00C3124F"/>
    <w:rsid w:val="00C34DA1"/>
    <w:rsid w:val="00C3594C"/>
    <w:rsid w:val="00C37904"/>
    <w:rsid w:val="00C37C76"/>
    <w:rsid w:val="00C40D56"/>
    <w:rsid w:val="00C42609"/>
    <w:rsid w:val="00C4322E"/>
    <w:rsid w:val="00C45209"/>
    <w:rsid w:val="00C47785"/>
    <w:rsid w:val="00C52297"/>
    <w:rsid w:val="00C539A6"/>
    <w:rsid w:val="00C56F4D"/>
    <w:rsid w:val="00C60DEA"/>
    <w:rsid w:val="00C63730"/>
    <w:rsid w:val="00C64476"/>
    <w:rsid w:val="00C648B2"/>
    <w:rsid w:val="00C64DA7"/>
    <w:rsid w:val="00C65479"/>
    <w:rsid w:val="00C6779D"/>
    <w:rsid w:val="00C6795F"/>
    <w:rsid w:val="00C74CFA"/>
    <w:rsid w:val="00C77D7D"/>
    <w:rsid w:val="00C77DCA"/>
    <w:rsid w:val="00C932B3"/>
    <w:rsid w:val="00C9554D"/>
    <w:rsid w:val="00C959AD"/>
    <w:rsid w:val="00C95A76"/>
    <w:rsid w:val="00C96909"/>
    <w:rsid w:val="00CA3DA1"/>
    <w:rsid w:val="00CA4E7E"/>
    <w:rsid w:val="00CA624D"/>
    <w:rsid w:val="00CB0A13"/>
    <w:rsid w:val="00CB0FAB"/>
    <w:rsid w:val="00CB5A8B"/>
    <w:rsid w:val="00CB5FA5"/>
    <w:rsid w:val="00CC010E"/>
    <w:rsid w:val="00CC25AF"/>
    <w:rsid w:val="00CC39B0"/>
    <w:rsid w:val="00CC3B47"/>
    <w:rsid w:val="00CC3E0F"/>
    <w:rsid w:val="00CC4C37"/>
    <w:rsid w:val="00CC6749"/>
    <w:rsid w:val="00CD1044"/>
    <w:rsid w:val="00CD3BF6"/>
    <w:rsid w:val="00CD4615"/>
    <w:rsid w:val="00CD4F62"/>
    <w:rsid w:val="00CD76A3"/>
    <w:rsid w:val="00CE0946"/>
    <w:rsid w:val="00CE26F8"/>
    <w:rsid w:val="00CE454E"/>
    <w:rsid w:val="00CE4EAD"/>
    <w:rsid w:val="00CE547C"/>
    <w:rsid w:val="00CE6E70"/>
    <w:rsid w:val="00CF27A1"/>
    <w:rsid w:val="00CF2F6B"/>
    <w:rsid w:val="00D01DE4"/>
    <w:rsid w:val="00D020C1"/>
    <w:rsid w:val="00D02CE3"/>
    <w:rsid w:val="00D02CFB"/>
    <w:rsid w:val="00D03D96"/>
    <w:rsid w:val="00D053D3"/>
    <w:rsid w:val="00D05ECA"/>
    <w:rsid w:val="00D105CA"/>
    <w:rsid w:val="00D114A8"/>
    <w:rsid w:val="00D11841"/>
    <w:rsid w:val="00D168F5"/>
    <w:rsid w:val="00D16D52"/>
    <w:rsid w:val="00D16EB4"/>
    <w:rsid w:val="00D17F28"/>
    <w:rsid w:val="00D21521"/>
    <w:rsid w:val="00D219B7"/>
    <w:rsid w:val="00D224F8"/>
    <w:rsid w:val="00D22DFC"/>
    <w:rsid w:val="00D23407"/>
    <w:rsid w:val="00D26DA6"/>
    <w:rsid w:val="00D31367"/>
    <w:rsid w:val="00D317EC"/>
    <w:rsid w:val="00D32AD6"/>
    <w:rsid w:val="00D37BC4"/>
    <w:rsid w:val="00D41660"/>
    <w:rsid w:val="00D44597"/>
    <w:rsid w:val="00D449E0"/>
    <w:rsid w:val="00D44ACE"/>
    <w:rsid w:val="00D5181C"/>
    <w:rsid w:val="00D559C6"/>
    <w:rsid w:val="00D663B2"/>
    <w:rsid w:val="00D70894"/>
    <w:rsid w:val="00D72C80"/>
    <w:rsid w:val="00D73AEF"/>
    <w:rsid w:val="00D76E6B"/>
    <w:rsid w:val="00D7793F"/>
    <w:rsid w:val="00D816E4"/>
    <w:rsid w:val="00D822BF"/>
    <w:rsid w:val="00D84731"/>
    <w:rsid w:val="00D87BF7"/>
    <w:rsid w:val="00D91316"/>
    <w:rsid w:val="00D9625A"/>
    <w:rsid w:val="00D968B3"/>
    <w:rsid w:val="00D97126"/>
    <w:rsid w:val="00D976F3"/>
    <w:rsid w:val="00D97A36"/>
    <w:rsid w:val="00D97A60"/>
    <w:rsid w:val="00DA05C7"/>
    <w:rsid w:val="00DA1BEB"/>
    <w:rsid w:val="00DA24AA"/>
    <w:rsid w:val="00DA36DD"/>
    <w:rsid w:val="00DA69C4"/>
    <w:rsid w:val="00DA724C"/>
    <w:rsid w:val="00DB2E93"/>
    <w:rsid w:val="00DB4F98"/>
    <w:rsid w:val="00DB61DD"/>
    <w:rsid w:val="00DC046A"/>
    <w:rsid w:val="00DC1AA9"/>
    <w:rsid w:val="00DC2116"/>
    <w:rsid w:val="00DC2B1E"/>
    <w:rsid w:val="00DC33B0"/>
    <w:rsid w:val="00DC4D67"/>
    <w:rsid w:val="00DD03B8"/>
    <w:rsid w:val="00DD1CC0"/>
    <w:rsid w:val="00DD4BA6"/>
    <w:rsid w:val="00DD548A"/>
    <w:rsid w:val="00DE042A"/>
    <w:rsid w:val="00DE2122"/>
    <w:rsid w:val="00DE5FBA"/>
    <w:rsid w:val="00DF0966"/>
    <w:rsid w:val="00DF4B00"/>
    <w:rsid w:val="00DF5DFD"/>
    <w:rsid w:val="00E003EA"/>
    <w:rsid w:val="00E01C4A"/>
    <w:rsid w:val="00E03158"/>
    <w:rsid w:val="00E043B6"/>
    <w:rsid w:val="00E048E9"/>
    <w:rsid w:val="00E128C7"/>
    <w:rsid w:val="00E13D97"/>
    <w:rsid w:val="00E15FAD"/>
    <w:rsid w:val="00E226BD"/>
    <w:rsid w:val="00E2288D"/>
    <w:rsid w:val="00E24923"/>
    <w:rsid w:val="00E27E86"/>
    <w:rsid w:val="00E319AA"/>
    <w:rsid w:val="00E33779"/>
    <w:rsid w:val="00E35051"/>
    <w:rsid w:val="00E35A8A"/>
    <w:rsid w:val="00E40D7E"/>
    <w:rsid w:val="00E41AEF"/>
    <w:rsid w:val="00E43750"/>
    <w:rsid w:val="00E46400"/>
    <w:rsid w:val="00E5028F"/>
    <w:rsid w:val="00E60220"/>
    <w:rsid w:val="00E645F6"/>
    <w:rsid w:val="00E67547"/>
    <w:rsid w:val="00E71FF3"/>
    <w:rsid w:val="00E7730F"/>
    <w:rsid w:val="00E77896"/>
    <w:rsid w:val="00E77A05"/>
    <w:rsid w:val="00E852B4"/>
    <w:rsid w:val="00E868CF"/>
    <w:rsid w:val="00E91A39"/>
    <w:rsid w:val="00E93213"/>
    <w:rsid w:val="00E9443D"/>
    <w:rsid w:val="00E975CD"/>
    <w:rsid w:val="00E97A6E"/>
    <w:rsid w:val="00EB31FC"/>
    <w:rsid w:val="00EB33F8"/>
    <w:rsid w:val="00EB393F"/>
    <w:rsid w:val="00EC4C9A"/>
    <w:rsid w:val="00EC6A63"/>
    <w:rsid w:val="00EC6ED7"/>
    <w:rsid w:val="00ED1347"/>
    <w:rsid w:val="00ED372A"/>
    <w:rsid w:val="00ED40E3"/>
    <w:rsid w:val="00ED5767"/>
    <w:rsid w:val="00ED5BD8"/>
    <w:rsid w:val="00EE244A"/>
    <w:rsid w:val="00EE36D7"/>
    <w:rsid w:val="00EF360E"/>
    <w:rsid w:val="00EF5B6C"/>
    <w:rsid w:val="00EF7003"/>
    <w:rsid w:val="00EF7015"/>
    <w:rsid w:val="00F004C8"/>
    <w:rsid w:val="00F0434E"/>
    <w:rsid w:val="00F1044A"/>
    <w:rsid w:val="00F15F02"/>
    <w:rsid w:val="00F172DD"/>
    <w:rsid w:val="00F2253C"/>
    <w:rsid w:val="00F23901"/>
    <w:rsid w:val="00F2749D"/>
    <w:rsid w:val="00F37896"/>
    <w:rsid w:val="00F413A5"/>
    <w:rsid w:val="00F42D4F"/>
    <w:rsid w:val="00F42E29"/>
    <w:rsid w:val="00F439B6"/>
    <w:rsid w:val="00F519B6"/>
    <w:rsid w:val="00F6297C"/>
    <w:rsid w:val="00F62DC5"/>
    <w:rsid w:val="00F66C80"/>
    <w:rsid w:val="00F70DD1"/>
    <w:rsid w:val="00F7212E"/>
    <w:rsid w:val="00F75A17"/>
    <w:rsid w:val="00F80F8C"/>
    <w:rsid w:val="00F827E5"/>
    <w:rsid w:val="00F84782"/>
    <w:rsid w:val="00F84F0A"/>
    <w:rsid w:val="00F852B4"/>
    <w:rsid w:val="00F909E2"/>
    <w:rsid w:val="00F927E1"/>
    <w:rsid w:val="00F942C3"/>
    <w:rsid w:val="00F94354"/>
    <w:rsid w:val="00FA31DA"/>
    <w:rsid w:val="00FA35F1"/>
    <w:rsid w:val="00FA77DE"/>
    <w:rsid w:val="00FB0087"/>
    <w:rsid w:val="00FB1BBC"/>
    <w:rsid w:val="00FB542A"/>
    <w:rsid w:val="00FB6E9C"/>
    <w:rsid w:val="00FC251E"/>
    <w:rsid w:val="00FC5968"/>
    <w:rsid w:val="00FD02BB"/>
    <w:rsid w:val="00FD40F4"/>
    <w:rsid w:val="00FD41BE"/>
    <w:rsid w:val="00FD4907"/>
    <w:rsid w:val="00FD64C3"/>
    <w:rsid w:val="00FD7B83"/>
    <w:rsid w:val="00FE0166"/>
    <w:rsid w:val="00FE2888"/>
    <w:rsid w:val="00FE40B4"/>
    <w:rsid w:val="00FE5BBB"/>
    <w:rsid w:val="00FF08E9"/>
    <w:rsid w:val="00FF6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0B7B9"/>
  <w15:chartTrackingRefBased/>
  <w15:docId w15:val="{55DF3C8B-FFE9-4CA4-8437-745086832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BB3"/>
  </w:style>
  <w:style w:type="paragraph" w:styleId="Heading1">
    <w:name w:val="heading 1"/>
    <w:basedOn w:val="Normal"/>
    <w:next w:val="Normal"/>
    <w:link w:val="Heading1Char"/>
    <w:uiPriority w:val="9"/>
    <w:qFormat/>
    <w:rsid w:val="00695919"/>
    <w:pPr>
      <w:keepNext/>
      <w:keepLines/>
      <w:pBdr>
        <w:bottom w:val="single" w:sz="4" w:space="2" w:color="2683C6"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link w:val="Heading2Char"/>
    <w:uiPriority w:val="9"/>
    <w:unhideWhenUsed/>
    <w:qFormat/>
    <w:rsid w:val="00266BB3"/>
    <w:pPr>
      <w:keepNext/>
      <w:keepLines/>
      <w:spacing w:before="120" w:after="0" w:line="240" w:lineRule="auto"/>
      <w:outlineLvl w:val="1"/>
    </w:pPr>
    <w:rPr>
      <w:rFonts w:ascii="Calibri" w:eastAsiaTheme="majorEastAsia" w:hAnsi="Calibri" w:cstheme="majorBidi"/>
      <w:b/>
      <w:color w:val="C00000"/>
      <w:sz w:val="28"/>
      <w:szCs w:val="36"/>
    </w:rPr>
  </w:style>
  <w:style w:type="paragraph" w:styleId="Heading3">
    <w:name w:val="heading 3"/>
    <w:basedOn w:val="Normal"/>
    <w:next w:val="Normal"/>
    <w:link w:val="Heading3Char"/>
    <w:uiPriority w:val="9"/>
    <w:unhideWhenUsed/>
    <w:qFormat/>
    <w:rsid w:val="00587D4D"/>
    <w:pPr>
      <w:keepNext/>
      <w:keepLines/>
      <w:spacing w:before="80" w:after="0" w:line="240" w:lineRule="auto"/>
      <w:outlineLvl w:val="2"/>
    </w:pPr>
    <w:rPr>
      <w:rFonts w:ascii="Segoe UI" w:eastAsiaTheme="majorEastAsia" w:hAnsi="Segoe UI" w:cstheme="majorBidi"/>
      <w:b/>
      <w:color w:val="0070C0"/>
      <w:sz w:val="28"/>
      <w:szCs w:val="32"/>
    </w:rPr>
  </w:style>
  <w:style w:type="paragraph" w:styleId="Heading4">
    <w:name w:val="heading 4"/>
    <w:basedOn w:val="Normal"/>
    <w:next w:val="Normal"/>
    <w:link w:val="Heading4Char"/>
    <w:uiPriority w:val="9"/>
    <w:semiHidden/>
    <w:unhideWhenUsed/>
    <w:qFormat/>
    <w:rsid w:val="00695919"/>
    <w:pPr>
      <w:keepNext/>
      <w:keepLines/>
      <w:spacing w:before="80" w:after="0" w:line="240" w:lineRule="auto"/>
      <w:outlineLvl w:val="3"/>
    </w:pPr>
    <w:rPr>
      <w:rFonts w:asciiTheme="majorHAnsi" w:eastAsiaTheme="majorEastAsia" w:hAnsiTheme="majorHAnsi" w:cstheme="majorBidi"/>
      <w:i/>
      <w:iCs/>
      <w:color w:val="134163" w:themeColor="accent2" w:themeShade="80"/>
      <w:sz w:val="28"/>
      <w:szCs w:val="28"/>
    </w:rPr>
  </w:style>
  <w:style w:type="paragraph" w:styleId="Heading5">
    <w:name w:val="heading 5"/>
    <w:basedOn w:val="Normal"/>
    <w:next w:val="Normal"/>
    <w:link w:val="Heading5Char"/>
    <w:uiPriority w:val="9"/>
    <w:semiHidden/>
    <w:unhideWhenUsed/>
    <w:qFormat/>
    <w:rsid w:val="00695919"/>
    <w:pPr>
      <w:keepNext/>
      <w:keepLines/>
      <w:spacing w:before="80" w:after="0" w:line="240" w:lineRule="auto"/>
      <w:outlineLvl w:val="4"/>
    </w:pPr>
    <w:rPr>
      <w:rFonts w:asciiTheme="majorHAnsi" w:eastAsiaTheme="majorEastAsia" w:hAnsiTheme="majorHAnsi" w:cstheme="majorBidi"/>
      <w:color w:val="1C6194" w:themeColor="accent2" w:themeShade="BF"/>
      <w:sz w:val="24"/>
      <w:szCs w:val="24"/>
    </w:rPr>
  </w:style>
  <w:style w:type="paragraph" w:styleId="Heading6">
    <w:name w:val="heading 6"/>
    <w:basedOn w:val="Normal"/>
    <w:next w:val="Normal"/>
    <w:link w:val="Heading6Char"/>
    <w:uiPriority w:val="9"/>
    <w:semiHidden/>
    <w:unhideWhenUsed/>
    <w:qFormat/>
    <w:rsid w:val="00695919"/>
    <w:pPr>
      <w:keepNext/>
      <w:keepLines/>
      <w:spacing w:before="80" w:after="0" w:line="240" w:lineRule="auto"/>
      <w:outlineLvl w:val="5"/>
    </w:pPr>
    <w:rPr>
      <w:rFonts w:asciiTheme="majorHAnsi" w:eastAsiaTheme="majorEastAsia" w:hAnsiTheme="majorHAnsi" w:cstheme="majorBidi"/>
      <w:i/>
      <w:iCs/>
      <w:color w:val="134163" w:themeColor="accent2" w:themeShade="80"/>
      <w:sz w:val="24"/>
      <w:szCs w:val="24"/>
    </w:rPr>
  </w:style>
  <w:style w:type="paragraph" w:styleId="Heading7">
    <w:name w:val="heading 7"/>
    <w:basedOn w:val="Normal"/>
    <w:next w:val="Normal"/>
    <w:link w:val="Heading7Char"/>
    <w:uiPriority w:val="9"/>
    <w:semiHidden/>
    <w:unhideWhenUsed/>
    <w:qFormat/>
    <w:rsid w:val="00695919"/>
    <w:pPr>
      <w:keepNext/>
      <w:keepLines/>
      <w:spacing w:before="80" w:after="0" w:line="240" w:lineRule="auto"/>
      <w:outlineLvl w:val="6"/>
    </w:pPr>
    <w:rPr>
      <w:rFonts w:asciiTheme="majorHAnsi" w:eastAsiaTheme="majorEastAsia" w:hAnsiTheme="majorHAnsi" w:cstheme="majorBidi"/>
      <w:b/>
      <w:bCs/>
      <w:color w:val="134163" w:themeColor="accent2" w:themeShade="80"/>
      <w:sz w:val="22"/>
      <w:szCs w:val="22"/>
    </w:rPr>
  </w:style>
  <w:style w:type="paragraph" w:styleId="Heading8">
    <w:name w:val="heading 8"/>
    <w:basedOn w:val="Normal"/>
    <w:next w:val="Normal"/>
    <w:link w:val="Heading8Char"/>
    <w:uiPriority w:val="9"/>
    <w:semiHidden/>
    <w:unhideWhenUsed/>
    <w:qFormat/>
    <w:rsid w:val="00695919"/>
    <w:pPr>
      <w:keepNext/>
      <w:keepLines/>
      <w:spacing w:before="80" w:after="0" w:line="240" w:lineRule="auto"/>
      <w:outlineLvl w:val="7"/>
    </w:pPr>
    <w:rPr>
      <w:rFonts w:asciiTheme="majorHAnsi" w:eastAsiaTheme="majorEastAsia" w:hAnsiTheme="majorHAnsi" w:cstheme="majorBidi"/>
      <w:color w:val="134163" w:themeColor="accent2" w:themeShade="80"/>
      <w:sz w:val="22"/>
      <w:szCs w:val="22"/>
    </w:rPr>
  </w:style>
  <w:style w:type="paragraph" w:styleId="Heading9">
    <w:name w:val="heading 9"/>
    <w:basedOn w:val="Normal"/>
    <w:next w:val="Normal"/>
    <w:link w:val="Heading9Char"/>
    <w:uiPriority w:val="9"/>
    <w:semiHidden/>
    <w:unhideWhenUsed/>
    <w:qFormat/>
    <w:rsid w:val="00695919"/>
    <w:pPr>
      <w:keepNext/>
      <w:keepLines/>
      <w:spacing w:before="80" w:after="0" w:line="240" w:lineRule="auto"/>
      <w:outlineLvl w:val="8"/>
    </w:pPr>
    <w:rPr>
      <w:rFonts w:asciiTheme="majorHAnsi" w:eastAsiaTheme="majorEastAsia" w:hAnsiTheme="majorHAnsi" w:cstheme="majorBidi"/>
      <w:i/>
      <w:iCs/>
      <w:color w:val="13416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30012"/>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930012"/>
    <w:pPr>
      <w:ind w:left="720"/>
      <w:contextualSpacing/>
    </w:pPr>
  </w:style>
  <w:style w:type="character" w:customStyle="1" w:styleId="Heading3Char">
    <w:name w:val="Heading 3 Char"/>
    <w:basedOn w:val="DefaultParagraphFont"/>
    <w:link w:val="Heading3"/>
    <w:uiPriority w:val="9"/>
    <w:rsid w:val="00587D4D"/>
    <w:rPr>
      <w:rFonts w:ascii="Segoe UI" w:eastAsiaTheme="majorEastAsia" w:hAnsi="Segoe UI" w:cstheme="majorBidi"/>
      <w:b/>
      <w:color w:val="0070C0"/>
      <w:sz w:val="28"/>
      <w:szCs w:val="32"/>
    </w:rPr>
  </w:style>
  <w:style w:type="character" w:customStyle="1" w:styleId="Heading4Char">
    <w:name w:val="Heading 4 Char"/>
    <w:basedOn w:val="DefaultParagraphFont"/>
    <w:link w:val="Heading4"/>
    <w:uiPriority w:val="9"/>
    <w:semiHidden/>
    <w:rsid w:val="00695919"/>
    <w:rPr>
      <w:rFonts w:asciiTheme="majorHAnsi" w:eastAsiaTheme="majorEastAsia" w:hAnsiTheme="majorHAnsi" w:cstheme="majorBidi"/>
      <w:i/>
      <w:iCs/>
      <w:color w:val="134163" w:themeColor="accent2" w:themeShade="80"/>
      <w:sz w:val="28"/>
      <w:szCs w:val="28"/>
    </w:rPr>
  </w:style>
  <w:style w:type="character" w:styleId="Strong">
    <w:name w:val="Strong"/>
    <w:basedOn w:val="DefaultParagraphFont"/>
    <w:uiPriority w:val="22"/>
    <w:qFormat/>
    <w:rsid w:val="00695919"/>
    <w:rPr>
      <w:b/>
      <w:bCs/>
    </w:rPr>
  </w:style>
  <w:style w:type="character" w:styleId="Hyperlink">
    <w:name w:val="Hyperlink"/>
    <w:basedOn w:val="DefaultParagraphFont"/>
    <w:uiPriority w:val="99"/>
    <w:unhideWhenUsed/>
    <w:rsid w:val="00A17394"/>
    <w:rPr>
      <w:color w:val="0000FF"/>
      <w:u w:val="single"/>
    </w:rPr>
  </w:style>
  <w:style w:type="table" w:styleId="TableGrid">
    <w:name w:val="Table Grid"/>
    <w:basedOn w:val="TableNormal"/>
    <w:uiPriority w:val="39"/>
    <w:rsid w:val="00A17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AF0B1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AF0B1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F67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6776"/>
  </w:style>
  <w:style w:type="paragraph" w:styleId="Footer">
    <w:name w:val="footer"/>
    <w:basedOn w:val="Normal"/>
    <w:link w:val="FooterChar"/>
    <w:uiPriority w:val="99"/>
    <w:unhideWhenUsed/>
    <w:rsid w:val="004F67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6776"/>
  </w:style>
  <w:style w:type="character" w:customStyle="1" w:styleId="Heading1Char">
    <w:name w:val="Heading 1 Char"/>
    <w:basedOn w:val="DefaultParagraphFont"/>
    <w:link w:val="Heading1"/>
    <w:uiPriority w:val="9"/>
    <w:rsid w:val="00695919"/>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266BB3"/>
    <w:rPr>
      <w:rFonts w:ascii="Calibri" w:eastAsiaTheme="majorEastAsia" w:hAnsi="Calibri" w:cstheme="majorBidi"/>
      <w:b/>
      <w:color w:val="C00000"/>
      <w:sz w:val="28"/>
      <w:szCs w:val="36"/>
    </w:rPr>
  </w:style>
  <w:style w:type="character" w:customStyle="1" w:styleId="Heading5Char">
    <w:name w:val="Heading 5 Char"/>
    <w:basedOn w:val="DefaultParagraphFont"/>
    <w:link w:val="Heading5"/>
    <w:uiPriority w:val="9"/>
    <w:semiHidden/>
    <w:rsid w:val="00695919"/>
    <w:rPr>
      <w:rFonts w:asciiTheme="majorHAnsi" w:eastAsiaTheme="majorEastAsia" w:hAnsiTheme="majorHAnsi" w:cstheme="majorBidi"/>
      <w:color w:val="1C6194" w:themeColor="accent2" w:themeShade="BF"/>
      <w:sz w:val="24"/>
      <w:szCs w:val="24"/>
    </w:rPr>
  </w:style>
  <w:style w:type="character" w:customStyle="1" w:styleId="Heading6Char">
    <w:name w:val="Heading 6 Char"/>
    <w:basedOn w:val="DefaultParagraphFont"/>
    <w:link w:val="Heading6"/>
    <w:uiPriority w:val="9"/>
    <w:semiHidden/>
    <w:rsid w:val="00695919"/>
    <w:rPr>
      <w:rFonts w:asciiTheme="majorHAnsi" w:eastAsiaTheme="majorEastAsia" w:hAnsiTheme="majorHAnsi" w:cstheme="majorBidi"/>
      <w:i/>
      <w:iCs/>
      <w:color w:val="134163" w:themeColor="accent2" w:themeShade="80"/>
      <w:sz w:val="24"/>
      <w:szCs w:val="24"/>
    </w:rPr>
  </w:style>
  <w:style w:type="character" w:customStyle="1" w:styleId="Heading7Char">
    <w:name w:val="Heading 7 Char"/>
    <w:basedOn w:val="DefaultParagraphFont"/>
    <w:link w:val="Heading7"/>
    <w:uiPriority w:val="9"/>
    <w:semiHidden/>
    <w:rsid w:val="00695919"/>
    <w:rPr>
      <w:rFonts w:asciiTheme="majorHAnsi" w:eastAsiaTheme="majorEastAsia" w:hAnsiTheme="majorHAnsi" w:cstheme="majorBidi"/>
      <w:b/>
      <w:bCs/>
      <w:color w:val="134163" w:themeColor="accent2" w:themeShade="80"/>
      <w:sz w:val="22"/>
      <w:szCs w:val="22"/>
    </w:rPr>
  </w:style>
  <w:style w:type="character" w:customStyle="1" w:styleId="Heading8Char">
    <w:name w:val="Heading 8 Char"/>
    <w:basedOn w:val="DefaultParagraphFont"/>
    <w:link w:val="Heading8"/>
    <w:uiPriority w:val="9"/>
    <w:semiHidden/>
    <w:rsid w:val="00695919"/>
    <w:rPr>
      <w:rFonts w:asciiTheme="majorHAnsi" w:eastAsiaTheme="majorEastAsia" w:hAnsiTheme="majorHAnsi" w:cstheme="majorBidi"/>
      <w:color w:val="134163" w:themeColor="accent2" w:themeShade="80"/>
      <w:sz w:val="22"/>
      <w:szCs w:val="22"/>
    </w:rPr>
  </w:style>
  <w:style w:type="character" w:customStyle="1" w:styleId="Heading9Char">
    <w:name w:val="Heading 9 Char"/>
    <w:basedOn w:val="DefaultParagraphFont"/>
    <w:link w:val="Heading9"/>
    <w:uiPriority w:val="9"/>
    <w:semiHidden/>
    <w:rsid w:val="00695919"/>
    <w:rPr>
      <w:rFonts w:asciiTheme="majorHAnsi" w:eastAsiaTheme="majorEastAsia" w:hAnsiTheme="majorHAnsi" w:cstheme="majorBidi"/>
      <w:i/>
      <w:iCs/>
      <w:color w:val="134163" w:themeColor="accent2" w:themeShade="80"/>
      <w:sz w:val="22"/>
      <w:szCs w:val="22"/>
    </w:rPr>
  </w:style>
  <w:style w:type="paragraph" w:styleId="Caption">
    <w:name w:val="caption"/>
    <w:basedOn w:val="Normal"/>
    <w:next w:val="Normal"/>
    <w:uiPriority w:val="35"/>
    <w:semiHidden/>
    <w:unhideWhenUsed/>
    <w:qFormat/>
    <w:rsid w:val="0069591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9591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695919"/>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695919"/>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695919"/>
    <w:rPr>
      <w:caps/>
      <w:color w:val="404040" w:themeColor="text1" w:themeTint="BF"/>
      <w:spacing w:val="20"/>
      <w:sz w:val="28"/>
      <w:szCs w:val="28"/>
    </w:rPr>
  </w:style>
  <w:style w:type="character" w:styleId="Emphasis">
    <w:name w:val="Emphasis"/>
    <w:basedOn w:val="DefaultParagraphFont"/>
    <w:uiPriority w:val="20"/>
    <w:qFormat/>
    <w:rsid w:val="00695919"/>
    <w:rPr>
      <w:i/>
      <w:iCs/>
      <w:color w:val="000000" w:themeColor="text1"/>
    </w:rPr>
  </w:style>
  <w:style w:type="paragraph" w:styleId="NoSpacing">
    <w:name w:val="No Spacing"/>
    <w:link w:val="NoSpacingChar"/>
    <w:uiPriority w:val="1"/>
    <w:qFormat/>
    <w:rsid w:val="00695919"/>
    <w:pPr>
      <w:spacing w:after="0" w:line="240" w:lineRule="auto"/>
    </w:pPr>
  </w:style>
  <w:style w:type="paragraph" w:styleId="Quote">
    <w:name w:val="Quote"/>
    <w:basedOn w:val="Normal"/>
    <w:next w:val="Normal"/>
    <w:link w:val="QuoteChar"/>
    <w:uiPriority w:val="29"/>
    <w:qFormat/>
    <w:rsid w:val="0069591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695919"/>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695919"/>
    <w:pPr>
      <w:pBdr>
        <w:top w:val="single" w:sz="24" w:space="4" w:color="2683C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695919"/>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695919"/>
    <w:rPr>
      <w:i/>
      <w:iCs/>
      <w:color w:val="595959" w:themeColor="text1" w:themeTint="A6"/>
    </w:rPr>
  </w:style>
  <w:style w:type="character" w:styleId="IntenseEmphasis">
    <w:name w:val="Intense Emphasis"/>
    <w:basedOn w:val="DefaultParagraphFont"/>
    <w:uiPriority w:val="21"/>
    <w:qFormat/>
    <w:rsid w:val="00695919"/>
    <w:rPr>
      <w:b/>
      <w:bCs/>
      <w:i/>
      <w:iCs/>
      <w:caps w:val="0"/>
      <w:smallCaps w:val="0"/>
      <w:strike w:val="0"/>
      <w:dstrike w:val="0"/>
      <w:color w:val="2683C6" w:themeColor="accent2"/>
    </w:rPr>
  </w:style>
  <w:style w:type="character" w:styleId="SubtleReference">
    <w:name w:val="Subtle Reference"/>
    <w:basedOn w:val="DefaultParagraphFont"/>
    <w:uiPriority w:val="31"/>
    <w:qFormat/>
    <w:rsid w:val="0069591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95919"/>
    <w:rPr>
      <w:b/>
      <w:bCs/>
      <w:caps w:val="0"/>
      <w:smallCaps/>
      <w:color w:val="auto"/>
      <w:spacing w:val="0"/>
      <w:u w:val="single"/>
    </w:rPr>
  </w:style>
  <w:style w:type="character" w:styleId="BookTitle">
    <w:name w:val="Book Title"/>
    <w:basedOn w:val="DefaultParagraphFont"/>
    <w:uiPriority w:val="33"/>
    <w:qFormat/>
    <w:rsid w:val="00695919"/>
    <w:rPr>
      <w:b/>
      <w:bCs/>
      <w:caps w:val="0"/>
      <w:smallCaps/>
      <w:spacing w:val="0"/>
    </w:rPr>
  </w:style>
  <w:style w:type="paragraph" w:styleId="TOCHeading">
    <w:name w:val="TOC Heading"/>
    <w:basedOn w:val="Heading1"/>
    <w:next w:val="Normal"/>
    <w:uiPriority w:val="39"/>
    <w:unhideWhenUsed/>
    <w:qFormat/>
    <w:rsid w:val="00695919"/>
    <w:pPr>
      <w:outlineLvl w:val="9"/>
    </w:pPr>
  </w:style>
  <w:style w:type="character" w:customStyle="1" w:styleId="UnresolvedMention1">
    <w:name w:val="Unresolved Mention1"/>
    <w:basedOn w:val="DefaultParagraphFont"/>
    <w:uiPriority w:val="99"/>
    <w:semiHidden/>
    <w:unhideWhenUsed/>
    <w:rsid w:val="0010639A"/>
    <w:rPr>
      <w:color w:val="605E5C"/>
      <w:shd w:val="clear" w:color="auto" w:fill="E1DFDD"/>
    </w:rPr>
  </w:style>
  <w:style w:type="character" w:styleId="FollowedHyperlink">
    <w:name w:val="FollowedHyperlink"/>
    <w:basedOn w:val="DefaultParagraphFont"/>
    <w:uiPriority w:val="99"/>
    <w:semiHidden/>
    <w:unhideWhenUsed/>
    <w:rsid w:val="006000FA"/>
    <w:rPr>
      <w:color w:val="B26B02" w:themeColor="followedHyperlink"/>
      <w:u w:val="single"/>
    </w:rPr>
  </w:style>
  <w:style w:type="character" w:customStyle="1" w:styleId="NoSpacingChar">
    <w:name w:val="No Spacing Char"/>
    <w:basedOn w:val="DefaultParagraphFont"/>
    <w:link w:val="NoSpacing"/>
    <w:uiPriority w:val="1"/>
    <w:rsid w:val="005E594D"/>
  </w:style>
  <w:style w:type="paragraph" w:styleId="TOC3">
    <w:name w:val="toc 3"/>
    <w:basedOn w:val="Normal"/>
    <w:next w:val="Normal"/>
    <w:autoRedefine/>
    <w:uiPriority w:val="39"/>
    <w:unhideWhenUsed/>
    <w:rsid w:val="00B8402D"/>
    <w:pPr>
      <w:spacing w:after="100"/>
      <w:ind w:left="420"/>
    </w:pPr>
  </w:style>
  <w:style w:type="paragraph" w:styleId="TOC2">
    <w:name w:val="toc 2"/>
    <w:basedOn w:val="Normal"/>
    <w:next w:val="Normal"/>
    <w:autoRedefine/>
    <w:uiPriority w:val="39"/>
    <w:unhideWhenUsed/>
    <w:rsid w:val="00B8402D"/>
    <w:pPr>
      <w:spacing w:after="100"/>
      <w:ind w:left="210"/>
    </w:pPr>
  </w:style>
  <w:style w:type="paragraph" w:styleId="TOC1">
    <w:name w:val="toc 1"/>
    <w:basedOn w:val="Normal"/>
    <w:next w:val="Normal"/>
    <w:autoRedefine/>
    <w:uiPriority w:val="39"/>
    <w:unhideWhenUsed/>
    <w:rsid w:val="00B8402D"/>
    <w:pPr>
      <w:spacing w:after="100"/>
    </w:pPr>
  </w:style>
  <w:style w:type="paragraph" w:styleId="BalloonText">
    <w:name w:val="Balloon Text"/>
    <w:basedOn w:val="Normal"/>
    <w:link w:val="BalloonTextChar"/>
    <w:uiPriority w:val="99"/>
    <w:semiHidden/>
    <w:unhideWhenUsed/>
    <w:rsid w:val="00987A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7A69"/>
    <w:rPr>
      <w:rFonts w:ascii="Segoe UI" w:hAnsi="Segoe UI" w:cs="Segoe UI"/>
      <w:sz w:val="18"/>
      <w:szCs w:val="18"/>
    </w:rPr>
  </w:style>
  <w:style w:type="character" w:styleId="UnresolvedMention">
    <w:name w:val="Unresolved Mention"/>
    <w:basedOn w:val="DefaultParagraphFont"/>
    <w:uiPriority w:val="99"/>
    <w:semiHidden/>
    <w:unhideWhenUsed/>
    <w:rsid w:val="007A4933"/>
    <w:rPr>
      <w:color w:val="605E5C"/>
      <w:shd w:val="clear" w:color="auto" w:fill="E1DFDD"/>
    </w:rPr>
  </w:style>
  <w:style w:type="character" w:styleId="CommentReference">
    <w:name w:val="annotation reference"/>
    <w:basedOn w:val="DefaultParagraphFont"/>
    <w:uiPriority w:val="99"/>
    <w:semiHidden/>
    <w:unhideWhenUsed/>
    <w:rsid w:val="00824A4B"/>
    <w:rPr>
      <w:sz w:val="16"/>
      <w:szCs w:val="16"/>
    </w:rPr>
  </w:style>
  <w:style w:type="paragraph" w:styleId="CommentText">
    <w:name w:val="annotation text"/>
    <w:basedOn w:val="Normal"/>
    <w:link w:val="CommentTextChar"/>
    <w:uiPriority w:val="99"/>
    <w:semiHidden/>
    <w:unhideWhenUsed/>
    <w:rsid w:val="00824A4B"/>
    <w:pPr>
      <w:spacing w:line="240" w:lineRule="auto"/>
    </w:pPr>
    <w:rPr>
      <w:sz w:val="20"/>
      <w:szCs w:val="20"/>
    </w:rPr>
  </w:style>
  <w:style w:type="character" w:customStyle="1" w:styleId="CommentTextChar">
    <w:name w:val="Comment Text Char"/>
    <w:basedOn w:val="DefaultParagraphFont"/>
    <w:link w:val="CommentText"/>
    <w:uiPriority w:val="99"/>
    <w:semiHidden/>
    <w:rsid w:val="00824A4B"/>
    <w:rPr>
      <w:sz w:val="20"/>
      <w:szCs w:val="20"/>
    </w:rPr>
  </w:style>
  <w:style w:type="paragraph" w:styleId="CommentSubject">
    <w:name w:val="annotation subject"/>
    <w:basedOn w:val="CommentText"/>
    <w:next w:val="CommentText"/>
    <w:link w:val="CommentSubjectChar"/>
    <w:uiPriority w:val="99"/>
    <w:semiHidden/>
    <w:unhideWhenUsed/>
    <w:rsid w:val="00824A4B"/>
    <w:rPr>
      <w:b/>
      <w:bCs/>
    </w:rPr>
  </w:style>
  <w:style w:type="character" w:customStyle="1" w:styleId="CommentSubjectChar">
    <w:name w:val="Comment Subject Char"/>
    <w:basedOn w:val="CommentTextChar"/>
    <w:link w:val="CommentSubject"/>
    <w:uiPriority w:val="99"/>
    <w:semiHidden/>
    <w:rsid w:val="00824A4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341886">
      <w:bodyDiv w:val="1"/>
      <w:marLeft w:val="0"/>
      <w:marRight w:val="0"/>
      <w:marTop w:val="0"/>
      <w:marBottom w:val="0"/>
      <w:divBdr>
        <w:top w:val="none" w:sz="0" w:space="0" w:color="auto"/>
        <w:left w:val="none" w:sz="0" w:space="0" w:color="auto"/>
        <w:bottom w:val="none" w:sz="0" w:space="0" w:color="auto"/>
        <w:right w:val="none" w:sz="0" w:space="0" w:color="auto"/>
      </w:divBdr>
    </w:div>
    <w:div w:id="164053285">
      <w:bodyDiv w:val="1"/>
      <w:marLeft w:val="0"/>
      <w:marRight w:val="0"/>
      <w:marTop w:val="0"/>
      <w:marBottom w:val="0"/>
      <w:divBdr>
        <w:top w:val="none" w:sz="0" w:space="0" w:color="auto"/>
        <w:left w:val="none" w:sz="0" w:space="0" w:color="auto"/>
        <w:bottom w:val="none" w:sz="0" w:space="0" w:color="auto"/>
        <w:right w:val="none" w:sz="0" w:space="0" w:color="auto"/>
      </w:divBdr>
      <w:divsChild>
        <w:div w:id="1868525166">
          <w:marLeft w:val="446"/>
          <w:marRight w:val="0"/>
          <w:marTop w:val="0"/>
          <w:marBottom w:val="0"/>
          <w:divBdr>
            <w:top w:val="none" w:sz="0" w:space="0" w:color="auto"/>
            <w:left w:val="none" w:sz="0" w:space="0" w:color="auto"/>
            <w:bottom w:val="none" w:sz="0" w:space="0" w:color="auto"/>
            <w:right w:val="none" w:sz="0" w:space="0" w:color="auto"/>
          </w:divBdr>
        </w:div>
        <w:div w:id="1795296076">
          <w:marLeft w:val="446"/>
          <w:marRight w:val="0"/>
          <w:marTop w:val="0"/>
          <w:marBottom w:val="0"/>
          <w:divBdr>
            <w:top w:val="none" w:sz="0" w:space="0" w:color="auto"/>
            <w:left w:val="none" w:sz="0" w:space="0" w:color="auto"/>
            <w:bottom w:val="none" w:sz="0" w:space="0" w:color="auto"/>
            <w:right w:val="none" w:sz="0" w:space="0" w:color="auto"/>
          </w:divBdr>
        </w:div>
        <w:div w:id="2122144790">
          <w:marLeft w:val="446"/>
          <w:marRight w:val="0"/>
          <w:marTop w:val="0"/>
          <w:marBottom w:val="0"/>
          <w:divBdr>
            <w:top w:val="none" w:sz="0" w:space="0" w:color="auto"/>
            <w:left w:val="none" w:sz="0" w:space="0" w:color="auto"/>
            <w:bottom w:val="none" w:sz="0" w:space="0" w:color="auto"/>
            <w:right w:val="none" w:sz="0" w:space="0" w:color="auto"/>
          </w:divBdr>
        </w:div>
        <w:div w:id="403767653">
          <w:marLeft w:val="446"/>
          <w:marRight w:val="0"/>
          <w:marTop w:val="0"/>
          <w:marBottom w:val="0"/>
          <w:divBdr>
            <w:top w:val="none" w:sz="0" w:space="0" w:color="auto"/>
            <w:left w:val="none" w:sz="0" w:space="0" w:color="auto"/>
            <w:bottom w:val="none" w:sz="0" w:space="0" w:color="auto"/>
            <w:right w:val="none" w:sz="0" w:space="0" w:color="auto"/>
          </w:divBdr>
        </w:div>
        <w:div w:id="181088128">
          <w:marLeft w:val="446"/>
          <w:marRight w:val="0"/>
          <w:marTop w:val="0"/>
          <w:marBottom w:val="0"/>
          <w:divBdr>
            <w:top w:val="none" w:sz="0" w:space="0" w:color="auto"/>
            <w:left w:val="none" w:sz="0" w:space="0" w:color="auto"/>
            <w:bottom w:val="none" w:sz="0" w:space="0" w:color="auto"/>
            <w:right w:val="none" w:sz="0" w:space="0" w:color="auto"/>
          </w:divBdr>
        </w:div>
        <w:div w:id="889267139">
          <w:marLeft w:val="446"/>
          <w:marRight w:val="0"/>
          <w:marTop w:val="0"/>
          <w:marBottom w:val="0"/>
          <w:divBdr>
            <w:top w:val="none" w:sz="0" w:space="0" w:color="auto"/>
            <w:left w:val="none" w:sz="0" w:space="0" w:color="auto"/>
            <w:bottom w:val="none" w:sz="0" w:space="0" w:color="auto"/>
            <w:right w:val="none" w:sz="0" w:space="0" w:color="auto"/>
          </w:divBdr>
        </w:div>
        <w:div w:id="1718358977">
          <w:marLeft w:val="446"/>
          <w:marRight w:val="0"/>
          <w:marTop w:val="0"/>
          <w:marBottom w:val="0"/>
          <w:divBdr>
            <w:top w:val="none" w:sz="0" w:space="0" w:color="auto"/>
            <w:left w:val="none" w:sz="0" w:space="0" w:color="auto"/>
            <w:bottom w:val="none" w:sz="0" w:space="0" w:color="auto"/>
            <w:right w:val="none" w:sz="0" w:space="0" w:color="auto"/>
          </w:divBdr>
        </w:div>
        <w:div w:id="1375960495">
          <w:marLeft w:val="446"/>
          <w:marRight w:val="0"/>
          <w:marTop w:val="0"/>
          <w:marBottom w:val="0"/>
          <w:divBdr>
            <w:top w:val="none" w:sz="0" w:space="0" w:color="auto"/>
            <w:left w:val="none" w:sz="0" w:space="0" w:color="auto"/>
            <w:bottom w:val="none" w:sz="0" w:space="0" w:color="auto"/>
            <w:right w:val="none" w:sz="0" w:space="0" w:color="auto"/>
          </w:divBdr>
        </w:div>
        <w:div w:id="72246832">
          <w:marLeft w:val="446"/>
          <w:marRight w:val="0"/>
          <w:marTop w:val="0"/>
          <w:marBottom w:val="0"/>
          <w:divBdr>
            <w:top w:val="none" w:sz="0" w:space="0" w:color="auto"/>
            <w:left w:val="none" w:sz="0" w:space="0" w:color="auto"/>
            <w:bottom w:val="none" w:sz="0" w:space="0" w:color="auto"/>
            <w:right w:val="none" w:sz="0" w:space="0" w:color="auto"/>
          </w:divBdr>
        </w:div>
        <w:div w:id="2077631523">
          <w:marLeft w:val="446"/>
          <w:marRight w:val="0"/>
          <w:marTop w:val="0"/>
          <w:marBottom w:val="0"/>
          <w:divBdr>
            <w:top w:val="none" w:sz="0" w:space="0" w:color="auto"/>
            <w:left w:val="none" w:sz="0" w:space="0" w:color="auto"/>
            <w:bottom w:val="none" w:sz="0" w:space="0" w:color="auto"/>
            <w:right w:val="none" w:sz="0" w:space="0" w:color="auto"/>
          </w:divBdr>
        </w:div>
        <w:div w:id="106436274">
          <w:marLeft w:val="446"/>
          <w:marRight w:val="0"/>
          <w:marTop w:val="0"/>
          <w:marBottom w:val="0"/>
          <w:divBdr>
            <w:top w:val="none" w:sz="0" w:space="0" w:color="auto"/>
            <w:left w:val="none" w:sz="0" w:space="0" w:color="auto"/>
            <w:bottom w:val="none" w:sz="0" w:space="0" w:color="auto"/>
            <w:right w:val="none" w:sz="0" w:space="0" w:color="auto"/>
          </w:divBdr>
        </w:div>
        <w:div w:id="146634370">
          <w:marLeft w:val="446"/>
          <w:marRight w:val="0"/>
          <w:marTop w:val="0"/>
          <w:marBottom w:val="0"/>
          <w:divBdr>
            <w:top w:val="none" w:sz="0" w:space="0" w:color="auto"/>
            <w:left w:val="none" w:sz="0" w:space="0" w:color="auto"/>
            <w:bottom w:val="none" w:sz="0" w:space="0" w:color="auto"/>
            <w:right w:val="none" w:sz="0" w:space="0" w:color="auto"/>
          </w:divBdr>
        </w:div>
        <w:div w:id="57093977">
          <w:marLeft w:val="446"/>
          <w:marRight w:val="0"/>
          <w:marTop w:val="0"/>
          <w:marBottom w:val="0"/>
          <w:divBdr>
            <w:top w:val="none" w:sz="0" w:space="0" w:color="auto"/>
            <w:left w:val="none" w:sz="0" w:space="0" w:color="auto"/>
            <w:bottom w:val="none" w:sz="0" w:space="0" w:color="auto"/>
            <w:right w:val="none" w:sz="0" w:space="0" w:color="auto"/>
          </w:divBdr>
        </w:div>
      </w:divsChild>
    </w:div>
    <w:div w:id="365764914">
      <w:bodyDiv w:val="1"/>
      <w:marLeft w:val="0"/>
      <w:marRight w:val="0"/>
      <w:marTop w:val="0"/>
      <w:marBottom w:val="0"/>
      <w:divBdr>
        <w:top w:val="none" w:sz="0" w:space="0" w:color="auto"/>
        <w:left w:val="none" w:sz="0" w:space="0" w:color="auto"/>
        <w:bottom w:val="none" w:sz="0" w:space="0" w:color="auto"/>
        <w:right w:val="none" w:sz="0" w:space="0" w:color="auto"/>
      </w:divBdr>
    </w:div>
    <w:div w:id="390739795">
      <w:bodyDiv w:val="1"/>
      <w:marLeft w:val="0"/>
      <w:marRight w:val="0"/>
      <w:marTop w:val="0"/>
      <w:marBottom w:val="0"/>
      <w:divBdr>
        <w:top w:val="none" w:sz="0" w:space="0" w:color="auto"/>
        <w:left w:val="none" w:sz="0" w:space="0" w:color="auto"/>
        <w:bottom w:val="none" w:sz="0" w:space="0" w:color="auto"/>
        <w:right w:val="none" w:sz="0" w:space="0" w:color="auto"/>
      </w:divBdr>
    </w:div>
    <w:div w:id="503976294">
      <w:bodyDiv w:val="1"/>
      <w:marLeft w:val="0"/>
      <w:marRight w:val="0"/>
      <w:marTop w:val="0"/>
      <w:marBottom w:val="0"/>
      <w:divBdr>
        <w:top w:val="none" w:sz="0" w:space="0" w:color="auto"/>
        <w:left w:val="none" w:sz="0" w:space="0" w:color="auto"/>
        <w:bottom w:val="none" w:sz="0" w:space="0" w:color="auto"/>
        <w:right w:val="none" w:sz="0" w:space="0" w:color="auto"/>
      </w:divBdr>
    </w:div>
    <w:div w:id="537205407">
      <w:bodyDiv w:val="1"/>
      <w:marLeft w:val="0"/>
      <w:marRight w:val="0"/>
      <w:marTop w:val="0"/>
      <w:marBottom w:val="0"/>
      <w:divBdr>
        <w:top w:val="none" w:sz="0" w:space="0" w:color="auto"/>
        <w:left w:val="none" w:sz="0" w:space="0" w:color="auto"/>
        <w:bottom w:val="none" w:sz="0" w:space="0" w:color="auto"/>
        <w:right w:val="none" w:sz="0" w:space="0" w:color="auto"/>
      </w:divBdr>
    </w:div>
    <w:div w:id="550844925">
      <w:bodyDiv w:val="1"/>
      <w:marLeft w:val="0"/>
      <w:marRight w:val="0"/>
      <w:marTop w:val="0"/>
      <w:marBottom w:val="0"/>
      <w:divBdr>
        <w:top w:val="none" w:sz="0" w:space="0" w:color="auto"/>
        <w:left w:val="none" w:sz="0" w:space="0" w:color="auto"/>
        <w:bottom w:val="none" w:sz="0" w:space="0" w:color="auto"/>
        <w:right w:val="none" w:sz="0" w:space="0" w:color="auto"/>
      </w:divBdr>
    </w:div>
    <w:div w:id="571962708">
      <w:bodyDiv w:val="1"/>
      <w:marLeft w:val="0"/>
      <w:marRight w:val="0"/>
      <w:marTop w:val="0"/>
      <w:marBottom w:val="0"/>
      <w:divBdr>
        <w:top w:val="none" w:sz="0" w:space="0" w:color="auto"/>
        <w:left w:val="none" w:sz="0" w:space="0" w:color="auto"/>
        <w:bottom w:val="none" w:sz="0" w:space="0" w:color="auto"/>
        <w:right w:val="none" w:sz="0" w:space="0" w:color="auto"/>
      </w:divBdr>
    </w:div>
    <w:div w:id="643392379">
      <w:bodyDiv w:val="1"/>
      <w:marLeft w:val="0"/>
      <w:marRight w:val="0"/>
      <w:marTop w:val="0"/>
      <w:marBottom w:val="0"/>
      <w:divBdr>
        <w:top w:val="none" w:sz="0" w:space="0" w:color="auto"/>
        <w:left w:val="none" w:sz="0" w:space="0" w:color="auto"/>
        <w:bottom w:val="none" w:sz="0" w:space="0" w:color="auto"/>
        <w:right w:val="none" w:sz="0" w:space="0" w:color="auto"/>
      </w:divBdr>
    </w:div>
    <w:div w:id="779103572">
      <w:bodyDiv w:val="1"/>
      <w:marLeft w:val="0"/>
      <w:marRight w:val="0"/>
      <w:marTop w:val="0"/>
      <w:marBottom w:val="0"/>
      <w:divBdr>
        <w:top w:val="none" w:sz="0" w:space="0" w:color="auto"/>
        <w:left w:val="none" w:sz="0" w:space="0" w:color="auto"/>
        <w:bottom w:val="none" w:sz="0" w:space="0" w:color="auto"/>
        <w:right w:val="none" w:sz="0" w:space="0" w:color="auto"/>
      </w:divBdr>
    </w:div>
    <w:div w:id="824470756">
      <w:bodyDiv w:val="1"/>
      <w:marLeft w:val="0"/>
      <w:marRight w:val="0"/>
      <w:marTop w:val="0"/>
      <w:marBottom w:val="0"/>
      <w:divBdr>
        <w:top w:val="none" w:sz="0" w:space="0" w:color="auto"/>
        <w:left w:val="none" w:sz="0" w:space="0" w:color="auto"/>
        <w:bottom w:val="none" w:sz="0" w:space="0" w:color="auto"/>
        <w:right w:val="none" w:sz="0" w:space="0" w:color="auto"/>
      </w:divBdr>
    </w:div>
    <w:div w:id="904989756">
      <w:bodyDiv w:val="1"/>
      <w:marLeft w:val="0"/>
      <w:marRight w:val="0"/>
      <w:marTop w:val="0"/>
      <w:marBottom w:val="0"/>
      <w:divBdr>
        <w:top w:val="none" w:sz="0" w:space="0" w:color="auto"/>
        <w:left w:val="none" w:sz="0" w:space="0" w:color="auto"/>
        <w:bottom w:val="none" w:sz="0" w:space="0" w:color="auto"/>
        <w:right w:val="none" w:sz="0" w:space="0" w:color="auto"/>
      </w:divBdr>
    </w:div>
    <w:div w:id="1000277051">
      <w:bodyDiv w:val="1"/>
      <w:marLeft w:val="0"/>
      <w:marRight w:val="0"/>
      <w:marTop w:val="0"/>
      <w:marBottom w:val="0"/>
      <w:divBdr>
        <w:top w:val="none" w:sz="0" w:space="0" w:color="auto"/>
        <w:left w:val="none" w:sz="0" w:space="0" w:color="auto"/>
        <w:bottom w:val="none" w:sz="0" w:space="0" w:color="auto"/>
        <w:right w:val="none" w:sz="0" w:space="0" w:color="auto"/>
      </w:divBdr>
      <w:divsChild>
        <w:div w:id="1878161419">
          <w:marLeft w:val="446"/>
          <w:marRight w:val="0"/>
          <w:marTop w:val="0"/>
          <w:marBottom w:val="0"/>
          <w:divBdr>
            <w:top w:val="none" w:sz="0" w:space="0" w:color="auto"/>
            <w:left w:val="none" w:sz="0" w:space="0" w:color="auto"/>
            <w:bottom w:val="none" w:sz="0" w:space="0" w:color="auto"/>
            <w:right w:val="none" w:sz="0" w:space="0" w:color="auto"/>
          </w:divBdr>
        </w:div>
        <w:div w:id="1770154074">
          <w:marLeft w:val="446"/>
          <w:marRight w:val="0"/>
          <w:marTop w:val="0"/>
          <w:marBottom w:val="0"/>
          <w:divBdr>
            <w:top w:val="none" w:sz="0" w:space="0" w:color="auto"/>
            <w:left w:val="none" w:sz="0" w:space="0" w:color="auto"/>
            <w:bottom w:val="none" w:sz="0" w:space="0" w:color="auto"/>
            <w:right w:val="none" w:sz="0" w:space="0" w:color="auto"/>
          </w:divBdr>
        </w:div>
        <w:div w:id="1467970338">
          <w:marLeft w:val="446"/>
          <w:marRight w:val="0"/>
          <w:marTop w:val="0"/>
          <w:marBottom w:val="0"/>
          <w:divBdr>
            <w:top w:val="none" w:sz="0" w:space="0" w:color="auto"/>
            <w:left w:val="none" w:sz="0" w:space="0" w:color="auto"/>
            <w:bottom w:val="none" w:sz="0" w:space="0" w:color="auto"/>
            <w:right w:val="none" w:sz="0" w:space="0" w:color="auto"/>
          </w:divBdr>
        </w:div>
        <w:div w:id="525559684">
          <w:marLeft w:val="446"/>
          <w:marRight w:val="0"/>
          <w:marTop w:val="0"/>
          <w:marBottom w:val="0"/>
          <w:divBdr>
            <w:top w:val="none" w:sz="0" w:space="0" w:color="auto"/>
            <w:left w:val="none" w:sz="0" w:space="0" w:color="auto"/>
            <w:bottom w:val="none" w:sz="0" w:space="0" w:color="auto"/>
            <w:right w:val="none" w:sz="0" w:space="0" w:color="auto"/>
          </w:divBdr>
        </w:div>
        <w:div w:id="82798718">
          <w:marLeft w:val="446"/>
          <w:marRight w:val="0"/>
          <w:marTop w:val="0"/>
          <w:marBottom w:val="0"/>
          <w:divBdr>
            <w:top w:val="none" w:sz="0" w:space="0" w:color="auto"/>
            <w:left w:val="none" w:sz="0" w:space="0" w:color="auto"/>
            <w:bottom w:val="none" w:sz="0" w:space="0" w:color="auto"/>
            <w:right w:val="none" w:sz="0" w:space="0" w:color="auto"/>
          </w:divBdr>
        </w:div>
        <w:div w:id="1212377346">
          <w:marLeft w:val="446"/>
          <w:marRight w:val="0"/>
          <w:marTop w:val="0"/>
          <w:marBottom w:val="0"/>
          <w:divBdr>
            <w:top w:val="none" w:sz="0" w:space="0" w:color="auto"/>
            <w:left w:val="none" w:sz="0" w:space="0" w:color="auto"/>
            <w:bottom w:val="none" w:sz="0" w:space="0" w:color="auto"/>
            <w:right w:val="none" w:sz="0" w:space="0" w:color="auto"/>
          </w:divBdr>
        </w:div>
        <w:div w:id="642924231">
          <w:marLeft w:val="446"/>
          <w:marRight w:val="0"/>
          <w:marTop w:val="0"/>
          <w:marBottom w:val="0"/>
          <w:divBdr>
            <w:top w:val="none" w:sz="0" w:space="0" w:color="auto"/>
            <w:left w:val="none" w:sz="0" w:space="0" w:color="auto"/>
            <w:bottom w:val="none" w:sz="0" w:space="0" w:color="auto"/>
            <w:right w:val="none" w:sz="0" w:space="0" w:color="auto"/>
          </w:divBdr>
        </w:div>
        <w:div w:id="723798333">
          <w:marLeft w:val="446"/>
          <w:marRight w:val="0"/>
          <w:marTop w:val="0"/>
          <w:marBottom w:val="0"/>
          <w:divBdr>
            <w:top w:val="none" w:sz="0" w:space="0" w:color="auto"/>
            <w:left w:val="none" w:sz="0" w:space="0" w:color="auto"/>
            <w:bottom w:val="none" w:sz="0" w:space="0" w:color="auto"/>
            <w:right w:val="none" w:sz="0" w:space="0" w:color="auto"/>
          </w:divBdr>
        </w:div>
        <w:div w:id="1097677141">
          <w:marLeft w:val="446"/>
          <w:marRight w:val="0"/>
          <w:marTop w:val="0"/>
          <w:marBottom w:val="0"/>
          <w:divBdr>
            <w:top w:val="none" w:sz="0" w:space="0" w:color="auto"/>
            <w:left w:val="none" w:sz="0" w:space="0" w:color="auto"/>
            <w:bottom w:val="none" w:sz="0" w:space="0" w:color="auto"/>
            <w:right w:val="none" w:sz="0" w:space="0" w:color="auto"/>
          </w:divBdr>
        </w:div>
        <w:div w:id="1656445526">
          <w:marLeft w:val="446"/>
          <w:marRight w:val="0"/>
          <w:marTop w:val="0"/>
          <w:marBottom w:val="0"/>
          <w:divBdr>
            <w:top w:val="none" w:sz="0" w:space="0" w:color="auto"/>
            <w:left w:val="none" w:sz="0" w:space="0" w:color="auto"/>
            <w:bottom w:val="none" w:sz="0" w:space="0" w:color="auto"/>
            <w:right w:val="none" w:sz="0" w:space="0" w:color="auto"/>
          </w:divBdr>
        </w:div>
        <w:div w:id="231896224">
          <w:marLeft w:val="446"/>
          <w:marRight w:val="0"/>
          <w:marTop w:val="0"/>
          <w:marBottom w:val="0"/>
          <w:divBdr>
            <w:top w:val="none" w:sz="0" w:space="0" w:color="auto"/>
            <w:left w:val="none" w:sz="0" w:space="0" w:color="auto"/>
            <w:bottom w:val="none" w:sz="0" w:space="0" w:color="auto"/>
            <w:right w:val="none" w:sz="0" w:space="0" w:color="auto"/>
          </w:divBdr>
        </w:div>
        <w:div w:id="1069957098">
          <w:marLeft w:val="446"/>
          <w:marRight w:val="0"/>
          <w:marTop w:val="0"/>
          <w:marBottom w:val="0"/>
          <w:divBdr>
            <w:top w:val="none" w:sz="0" w:space="0" w:color="auto"/>
            <w:left w:val="none" w:sz="0" w:space="0" w:color="auto"/>
            <w:bottom w:val="none" w:sz="0" w:space="0" w:color="auto"/>
            <w:right w:val="none" w:sz="0" w:space="0" w:color="auto"/>
          </w:divBdr>
        </w:div>
        <w:div w:id="1752772049">
          <w:marLeft w:val="446"/>
          <w:marRight w:val="0"/>
          <w:marTop w:val="0"/>
          <w:marBottom w:val="0"/>
          <w:divBdr>
            <w:top w:val="none" w:sz="0" w:space="0" w:color="auto"/>
            <w:left w:val="none" w:sz="0" w:space="0" w:color="auto"/>
            <w:bottom w:val="none" w:sz="0" w:space="0" w:color="auto"/>
            <w:right w:val="none" w:sz="0" w:space="0" w:color="auto"/>
          </w:divBdr>
        </w:div>
      </w:divsChild>
    </w:div>
    <w:div w:id="1007637326">
      <w:bodyDiv w:val="1"/>
      <w:marLeft w:val="0"/>
      <w:marRight w:val="0"/>
      <w:marTop w:val="0"/>
      <w:marBottom w:val="0"/>
      <w:divBdr>
        <w:top w:val="none" w:sz="0" w:space="0" w:color="auto"/>
        <w:left w:val="none" w:sz="0" w:space="0" w:color="auto"/>
        <w:bottom w:val="none" w:sz="0" w:space="0" w:color="auto"/>
        <w:right w:val="none" w:sz="0" w:space="0" w:color="auto"/>
      </w:divBdr>
    </w:div>
    <w:div w:id="1181509863">
      <w:bodyDiv w:val="1"/>
      <w:marLeft w:val="0"/>
      <w:marRight w:val="0"/>
      <w:marTop w:val="0"/>
      <w:marBottom w:val="0"/>
      <w:divBdr>
        <w:top w:val="none" w:sz="0" w:space="0" w:color="auto"/>
        <w:left w:val="none" w:sz="0" w:space="0" w:color="auto"/>
        <w:bottom w:val="none" w:sz="0" w:space="0" w:color="auto"/>
        <w:right w:val="none" w:sz="0" w:space="0" w:color="auto"/>
      </w:divBdr>
    </w:div>
    <w:div w:id="1203787565">
      <w:bodyDiv w:val="1"/>
      <w:marLeft w:val="0"/>
      <w:marRight w:val="0"/>
      <w:marTop w:val="0"/>
      <w:marBottom w:val="0"/>
      <w:divBdr>
        <w:top w:val="none" w:sz="0" w:space="0" w:color="auto"/>
        <w:left w:val="none" w:sz="0" w:space="0" w:color="auto"/>
        <w:bottom w:val="none" w:sz="0" w:space="0" w:color="auto"/>
        <w:right w:val="none" w:sz="0" w:space="0" w:color="auto"/>
      </w:divBdr>
    </w:div>
    <w:div w:id="1224634690">
      <w:bodyDiv w:val="1"/>
      <w:marLeft w:val="0"/>
      <w:marRight w:val="0"/>
      <w:marTop w:val="0"/>
      <w:marBottom w:val="0"/>
      <w:divBdr>
        <w:top w:val="none" w:sz="0" w:space="0" w:color="auto"/>
        <w:left w:val="none" w:sz="0" w:space="0" w:color="auto"/>
        <w:bottom w:val="none" w:sz="0" w:space="0" w:color="auto"/>
        <w:right w:val="none" w:sz="0" w:space="0" w:color="auto"/>
      </w:divBdr>
    </w:div>
    <w:div w:id="1519345793">
      <w:bodyDiv w:val="1"/>
      <w:marLeft w:val="0"/>
      <w:marRight w:val="0"/>
      <w:marTop w:val="0"/>
      <w:marBottom w:val="0"/>
      <w:divBdr>
        <w:top w:val="none" w:sz="0" w:space="0" w:color="auto"/>
        <w:left w:val="none" w:sz="0" w:space="0" w:color="auto"/>
        <w:bottom w:val="none" w:sz="0" w:space="0" w:color="auto"/>
        <w:right w:val="none" w:sz="0" w:space="0" w:color="auto"/>
      </w:divBdr>
    </w:div>
    <w:div w:id="1625234232">
      <w:bodyDiv w:val="1"/>
      <w:marLeft w:val="0"/>
      <w:marRight w:val="0"/>
      <w:marTop w:val="0"/>
      <w:marBottom w:val="0"/>
      <w:divBdr>
        <w:top w:val="none" w:sz="0" w:space="0" w:color="auto"/>
        <w:left w:val="none" w:sz="0" w:space="0" w:color="auto"/>
        <w:bottom w:val="none" w:sz="0" w:space="0" w:color="auto"/>
        <w:right w:val="none" w:sz="0" w:space="0" w:color="auto"/>
      </w:divBdr>
    </w:div>
    <w:div w:id="1658413085">
      <w:bodyDiv w:val="1"/>
      <w:marLeft w:val="0"/>
      <w:marRight w:val="0"/>
      <w:marTop w:val="0"/>
      <w:marBottom w:val="0"/>
      <w:divBdr>
        <w:top w:val="none" w:sz="0" w:space="0" w:color="auto"/>
        <w:left w:val="none" w:sz="0" w:space="0" w:color="auto"/>
        <w:bottom w:val="none" w:sz="0" w:space="0" w:color="auto"/>
        <w:right w:val="none" w:sz="0" w:space="0" w:color="auto"/>
      </w:divBdr>
    </w:div>
    <w:div w:id="1760831870">
      <w:bodyDiv w:val="1"/>
      <w:marLeft w:val="0"/>
      <w:marRight w:val="0"/>
      <w:marTop w:val="0"/>
      <w:marBottom w:val="0"/>
      <w:divBdr>
        <w:top w:val="none" w:sz="0" w:space="0" w:color="auto"/>
        <w:left w:val="none" w:sz="0" w:space="0" w:color="auto"/>
        <w:bottom w:val="none" w:sz="0" w:space="0" w:color="auto"/>
        <w:right w:val="none" w:sz="0" w:space="0" w:color="auto"/>
      </w:divBdr>
    </w:div>
    <w:div w:id="1772359829">
      <w:bodyDiv w:val="1"/>
      <w:marLeft w:val="0"/>
      <w:marRight w:val="0"/>
      <w:marTop w:val="0"/>
      <w:marBottom w:val="0"/>
      <w:divBdr>
        <w:top w:val="none" w:sz="0" w:space="0" w:color="auto"/>
        <w:left w:val="none" w:sz="0" w:space="0" w:color="auto"/>
        <w:bottom w:val="none" w:sz="0" w:space="0" w:color="auto"/>
        <w:right w:val="none" w:sz="0" w:space="0" w:color="auto"/>
      </w:divBdr>
    </w:div>
    <w:div w:id="1877696273">
      <w:bodyDiv w:val="1"/>
      <w:marLeft w:val="0"/>
      <w:marRight w:val="0"/>
      <w:marTop w:val="0"/>
      <w:marBottom w:val="0"/>
      <w:divBdr>
        <w:top w:val="none" w:sz="0" w:space="0" w:color="auto"/>
        <w:left w:val="none" w:sz="0" w:space="0" w:color="auto"/>
        <w:bottom w:val="none" w:sz="0" w:space="0" w:color="auto"/>
        <w:right w:val="none" w:sz="0" w:space="0" w:color="auto"/>
      </w:divBdr>
    </w:div>
    <w:div w:id="2015258951">
      <w:bodyDiv w:val="1"/>
      <w:marLeft w:val="0"/>
      <w:marRight w:val="0"/>
      <w:marTop w:val="0"/>
      <w:marBottom w:val="0"/>
      <w:divBdr>
        <w:top w:val="none" w:sz="0" w:space="0" w:color="auto"/>
        <w:left w:val="none" w:sz="0" w:space="0" w:color="auto"/>
        <w:bottom w:val="none" w:sz="0" w:space="0" w:color="auto"/>
        <w:right w:val="none" w:sz="0" w:space="0" w:color="auto"/>
      </w:divBdr>
    </w:div>
    <w:div w:id="2089494959">
      <w:bodyDiv w:val="1"/>
      <w:marLeft w:val="0"/>
      <w:marRight w:val="0"/>
      <w:marTop w:val="0"/>
      <w:marBottom w:val="0"/>
      <w:divBdr>
        <w:top w:val="none" w:sz="0" w:space="0" w:color="auto"/>
        <w:left w:val="none" w:sz="0" w:space="0" w:color="auto"/>
        <w:bottom w:val="none" w:sz="0" w:space="0" w:color="auto"/>
        <w:right w:val="none" w:sz="0" w:space="0" w:color="auto"/>
      </w:divBdr>
    </w:div>
    <w:div w:id="2111854453">
      <w:bodyDiv w:val="1"/>
      <w:marLeft w:val="0"/>
      <w:marRight w:val="0"/>
      <w:marTop w:val="0"/>
      <w:marBottom w:val="0"/>
      <w:divBdr>
        <w:top w:val="none" w:sz="0" w:space="0" w:color="auto"/>
        <w:left w:val="none" w:sz="0" w:space="0" w:color="auto"/>
        <w:bottom w:val="none" w:sz="0" w:space="0" w:color="auto"/>
        <w:right w:val="none" w:sz="0" w:space="0" w:color="auto"/>
      </w:divBdr>
    </w:div>
    <w:div w:id="2119175160">
      <w:bodyDiv w:val="1"/>
      <w:marLeft w:val="0"/>
      <w:marRight w:val="0"/>
      <w:marTop w:val="0"/>
      <w:marBottom w:val="0"/>
      <w:divBdr>
        <w:top w:val="none" w:sz="0" w:space="0" w:color="auto"/>
        <w:left w:val="none" w:sz="0" w:space="0" w:color="auto"/>
        <w:bottom w:val="none" w:sz="0" w:space="0" w:color="auto"/>
        <w:right w:val="none" w:sz="0" w:space="0" w:color="auto"/>
      </w:divBdr>
    </w:div>
    <w:div w:id="213158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ocs.microsoft.com/en-us/azure/traffic-manager/traffic-manager-monitoring" TargetMode="External"/><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docs.microsoft.com/en-us/azure/site-recovery/site-recovery-plan-capacity-vmware"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microsoft.com/en-us/azure/azure-resource-manager/management-groups-overview" TargetMode="External"/><Relationship Id="rId17" Type="http://schemas.openxmlformats.org/officeDocument/2006/relationships/hyperlink" Target="https://docs.microsoft.com/en-us/azure/traffic-manager/traffic-manager-routing-methods"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docs.microsoft.com/en-us/azure/storage/common/storage-scalability-targets"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s.msdn.microsoft.com/azureedu/2016/10/29/introduction-to-azure-enterprise-and-subscription-management/" TargetMode="External"/><Relationship Id="rId24" Type="http://schemas.openxmlformats.org/officeDocument/2006/relationships/image" Target="media/image13.png"/><Relationship Id="rId32" Type="http://schemas.openxmlformats.org/officeDocument/2006/relationships/hyperlink" Target="https://docs.microsoft.com/azure/backup/" TargetMode="External"/><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cs.microsoft.com/en-us/azure/site-recovery/vmware-azure-deploy-configuration-server"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docs.microsoft.com/en-us/azure/site-recovery/vmware-physical-azure-support-matrix"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docs.microsoft.com/en-us/azure/site-recovery/vmware-azure-common-questions" TargetMode="External"/><Relationship Id="rId43" Type="http://schemas.microsoft.com/office/2011/relationships/people" Target="people.xml"/></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7612D-27C3-4627-8662-A209670D1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16075</TotalTime>
  <Pages>51</Pages>
  <Words>11500</Words>
  <Characters>65553</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Azure</vt:lpstr>
    </vt:vector>
  </TitlesOfParts>
  <Company>Bosch Group</Company>
  <LinksUpToDate>false</LinksUpToDate>
  <CharactersWithSpaces>76900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dc:title>
  <dc:subject/>
  <dc:creator>Ashok</dc:creator>
  <cp:keywords/>
  <dc:description/>
  <cp:lastModifiedBy>Ashok M</cp:lastModifiedBy>
  <cp:revision>516</cp:revision>
  <dcterms:created xsi:type="dcterms:W3CDTF">2019-05-15T11:04:00Z</dcterms:created>
  <dcterms:modified xsi:type="dcterms:W3CDTF">2020-08-23T15:33:00Z</dcterms:modified>
</cp:coreProperties>
</file>